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70637" w14:textId="00AA8067" w:rsidR="000433CC" w:rsidRPr="00B70217" w:rsidRDefault="009D0B01" w:rsidP="004007EA">
      <w:pPr>
        <w:pStyle w:val="Title"/>
        <w:spacing w:line="480" w:lineRule="auto"/>
        <w:rPr>
          <w:rFonts w:ascii="Times New Roman" w:hAnsi="Times New Roman" w:cs="Times New Roman"/>
          <w:b/>
          <w:bCs/>
          <w:sz w:val="24"/>
          <w:szCs w:val="24"/>
        </w:rPr>
      </w:pPr>
      <w:r w:rsidRPr="00B70217">
        <w:rPr>
          <w:rFonts w:ascii="Times New Roman" w:hAnsi="Times New Roman" w:cs="Times New Roman"/>
          <w:b/>
          <w:bCs/>
          <w:sz w:val="24"/>
          <w:szCs w:val="24"/>
        </w:rPr>
        <w:t>Meta-analysis of the</w:t>
      </w:r>
      <w:r w:rsidR="000433CC" w:rsidRPr="00B70217">
        <w:rPr>
          <w:rFonts w:ascii="Times New Roman" w:hAnsi="Times New Roman" w:cs="Times New Roman"/>
          <w:b/>
          <w:bCs/>
          <w:sz w:val="24"/>
          <w:szCs w:val="24"/>
        </w:rPr>
        <w:t xml:space="preserve"> effect of primary </w:t>
      </w:r>
      <w:proofErr w:type="spellStart"/>
      <w:r w:rsidR="000433CC" w:rsidRPr="00B70217">
        <w:rPr>
          <w:rFonts w:ascii="Times New Roman" w:hAnsi="Times New Roman" w:cs="Times New Roman"/>
          <w:b/>
          <w:bCs/>
          <w:sz w:val="24"/>
          <w:szCs w:val="24"/>
        </w:rPr>
        <w:t>tumor</w:t>
      </w:r>
      <w:proofErr w:type="spellEnd"/>
      <w:r w:rsidR="000433CC" w:rsidRPr="00B70217">
        <w:rPr>
          <w:rFonts w:ascii="Times New Roman" w:hAnsi="Times New Roman" w:cs="Times New Roman"/>
          <w:b/>
          <w:bCs/>
          <w:sz w:val="24"/>
          <w:szCs w:val="24"/>
        </w:rPr>
        <w:t xml:space="preserve"> location in patients with KRAS mutated vs wild type</w:t>
      </w:r>
      <w:r w:rsidR="00A01971" w:rsidRPr="00B70217">
        <w:rPr>
          <w:rFonts w:ascii="Times New Roman" w:hAnsi="Times New Roman" w:cs="Times New Roman"/>
          <w:b/>
          <w:bCs/>
          <w:sz w:val="24"/>
          <w:szCs w:val="24"/>
        </w:rPr>
        <w:t xml:space="preserve"> colorectal liver metastases</w:t>
      </w:r>
      <w:r w:rsidR="000433CC" w:rsidRPr="00B70217">
        <w:rPr>
          <w:rFonts w:ascii="Times New Roman" w:hAnsi="Times New Roman" w:cs="Times New Roman"/>
          <w:b/>
          <w:bCs/>
          <w:sz w:val="24"/>
          <w:szCs w:val="24"/>
        </w:rPr>
        <w:t>: Is laterality still prognostic?</w:t>
      </w:r>
    </w:p>
    <w:p w14:paraId="4184696B" w14:textId="616E5BFC" w:rsidR="00BA67CD" w:rsidRPr="00B70217" w:rsidRDefault="00BA67CD" w:rsidP="0032027F">
      <w:pPr>
        <w:spacing w:line="480" w:lineRule="auto"/>
        <w:rPr>
          <w:rFonts w:ascii="Times New Roman" w:hAnsi="Times New Roman" w:cs="Times New Roman"/>
          <w:sz w:val="24"/>
          <w:szCs w:val="24"/>
        </w:rPr>
      </w:pPr>
      <w:r w:rsidRPr="00B70217">
        <w:rPr>
          <w:rFonts w:ascii="Times New Roman" w:hAnsi="Times New Roman" w:cs="Times New Roman"/>
          <w:sz w:val="24"/>
          <w:szCs w:val="24"/>
        </w:rPr>
        <w:t>Michail Belias PhD</w:t>
      </w:r>
      <w:r w:rsidR="00A94507" w:rsidRPr="00B70217">
        <w:rPr>
          <w:rFonts w:ascii="Times New Roman" w:hAnsi="Times New Roman" w:cs="Times New Roman"/>
          <w:sz w:val="24"/>
          <w:szCs w:val="24"/>
          <w:vertAlign w:val="superscript"/>
        </w:rPr>
        <w:t>1</w:t>
      </w:r>
      <w:r w:rsidRPr="00B70217">
        <w:rPr>
          <w:rFonts w:ascii="Times New Roman" w:hAnsi="Times New Roman" w:cs="Times New Roman"/>
          <w:sz w:val="24"/>
          <w:szCs w:val="24"/>
        </w:rPr>
        <w:t>, Kazunari Sasaki MD</w:t>
      </w:r>
      <w:r w:rsidR="007B4005" w:rsidRPr="00B70217">
        <w:rPr>
          <w:rFonts w:ascii="Times New Roman" w:hAnsi="Times New Roman" w:cs="Times New Roman"/>
          <w:sz w:val="24"/>
          <w:szCs w:val="24"/>
          <w:vertAlign w:val="superscript"/>
        </w:rPr>
        <w:t>2</w:t>
      </w:r>
      <w:r w:rsidRPr="00B70217">
        <w:rPr>
          <w:rFonts w:ascii="Times New Roman" w:hAnsi="Times New Roman" w:cs="Times New Roman"/>
          <w:sz w:val="24"/>
          <w:szCs w:val="24"/>
        </w:rPr>
        <w:t>, Jane Wang MD</w:t>
      </w:r>
      <w:r w:rsidR="007B4005" w:rsidRPr="00B70217">
        <w:rPr>
          <w:rFonts w:ascii="Times New Roman" w:hAnsi="Times New Roman" w:cs="Times New Roman"/>
          <w:sz w:val="24"/>
          <w:szCs w:val="24"/>
          <w:vertAlign w:val="superscript"/>
        </w:rPr>
        <w:t>3</w:t>
      </w:r>
      <w:r w:rsidRPr="00B70217">
        <w:rPr>
          <w:rFonts w:ascii="Times New Roman" w:hAnsi="Times New Roman" w:cs="Times New Roman"/>
          <w:sz w:val="24"/>
          <w:szCs w:val="24"/>
        </w:rPr>
        <w:t xml:space="preserve">, Carsten </w:t>
      </w:r>
      <w:proofErr w:type="spellStart"/>
      <w:r w:rsidRPr="00B70217">
        <w:rPr>
          <w:rFonts w:ascii="Times New Roman" w:hAnsi="Times New Roman" w:cs="Times New Roman"/>
          <w:sz w:val="24"/>
          <w:szCs w:val="24"/>
        </w:rPr>
        <w:t>Kamphues</w:t>
      </w:r>
      <w:proofErr w:type="spellEnd"/>
      <w:r w:rsidRPr="00B70217">
        <w:rPr>
          <w:rFonts w:ascii="Times New Roman" w:hAnsi="Times New Roman" w:cs="Times New Roman"/>
          <w:sz w:val="24"/>
          <w:szCs w:val="24"/>
        </w:rPr>
        <w:t xml:space="preserve"> MD</w:t>
      </w:r>
      <w:r w:rsidR="007B4005" w:rsidRPr="00B70217">
        <w:rPr>
          <w:rFonts w:ascii="Times New Roman" w:hAnsi="Times New Roman" w:cs="Times New Roman"/>
          <w:sz w:val="24"/>
          <w:szCs w:val="24"/>
          <w:vertAlign w:val="superscript"/>
        </w:rPr>
        <w:t>4</w:t>
      </w:r>
      <w:r w:rsidRPr="00B70217">
        <w:rPr>
          <w:rFonts w:ascii="Times New Roman" w:hAnsi="Times New Roman" w:cs="Times New Roman"/>
          <w:sz w:val="24"/>
          <w:szCs w:val="24"/>
        </w:rPr>
        <w:t>, Georgios Kyriakos MD</w:t>
      </w:r>
      <w:r w:rsidR="00A94507" w:rsidRPr="00B70217">
        <w:rPr>
          <w:rFonts w:ascii="Times New Roman" w:hAnsi="Times New Roman" w:cs="Times New Roman"/>
          <w:sz w:val="24"/>
          <w:szCs w:val="24"/>
          <w:vertAlign w:val="superscript"/>
        </w:rPr>
        <w:t>5</w:t>
      </w:r>
      <w:r w:rsidRPr="00B70217">
        <w:rPr>
          <w:rFonts w:ascii="Times New Roman" w:hAnsi="Times New Roman" w:cs="Times New Roman"/>
          <w:sz w:val="24"/>
          <w:szCs w:val="24"/>
        </w:rPr>
        <w:t>, Katharina Beyer MD</w:t>
      </w:r>
      <w:r w:rsidR="007B4005" w:rsidRPr="00B70217">
        <w:rPr>
          <w:rFonts w:ascii="Times New Roman" w:hAnsi="Times New Roman" w:cs="Times New Roman"/>
          <w:sz w:val="24"/>
          <w:szCs w:val="24"/>
          <w:vertAlign w:val="superscript"/>
        </w:rPr>
        <w:t>4</w:t>
      </w:r>
      <w:r w:rsidRPr="00B70217">
        <w:rPr>
          <w:rFonts w:ascii="Times New Roman" w:hAnsi="Times New Roman" w:cs="Times New Roman"/>
          <w:sz w:val="24"/>
          <w:szCs w:val="24"/>
        </w:rPr>
        <w:t>, Martin E Kreis MD</w:t>
      </w:r>
      <w:r w:rsidR="007B4005" w:rsidRPr="00B70217">
        <w:rPr>
          <w:rFonts w:ascii="Times New Roman" w:hAnsi="Times New Roman" w:cs="Times New Roman"/>
          <w:sz w:val="24"/>
          <w:szCs w:val="24"/>
          <w:vertAlign w:val="superscript"/>
        </w:rPr>
        <w:t>4</w:t>
      </w:r>
      <w:r w:rsidRPr="00B70217">
        <w:rPr>
          <w:rFonts w:ascii="Times New Roman" w:hAnsi="Times New Roman" w:cs="Times New Roman"/>
          <w:sz w:val="24"/>
          <w:szCs w:val="24"/>
        </w:rPr>
        <w:t xml:space="preserve">, Georgios Antonios </w:t>
      </w:r>
      <w:proofErr w:type="spellStart"/>
      <w:r w:rsidRPr="00B70217">
        <w:rPr>
          <w:rFonts w:ascii="Times New Roman" w:hAnsi="Times New Roman" w:cs="Times New Roman"/>
          <w:sz w:val="24"/>
          <w:szCs w:val="24"/>
        </w:rPr>
        <w:t>Margonis</w:t>
      </w:r>
      <w:proofErr w:type="spellEnd"/>
      <w:r w:rsidRPr="00B70217">
        <w:rPr>
          <w:rFonts w:ascii="Times New Roman" w:hAnsi="Times New Roman" w:cs="Times New Roman"/>
          <w:sz w:val="24"/>
          <w:szCs w:val="24"/>
        </w:rPr>
        <w:t xml:space="preserve"> MD, PhD</w:t>
      </w:r>
      <w:r w:rsidR="007B4005" w:rsidRPr="00B70217">
        <w:rPr>
          <w:rFonts w:ascii="Times New Roman" w:hAnsi="Times New Roman" w:cs="Times New Roman"/>
          <w:sz w:val="24"/>
          <w:szCs w:val="24"/>
          <w:vertAlign w:val="superscript"/>
        </w:rPr>
        <w:t>6</w:t>
      </w:r>
      <w:r w:rsidRPr="00B70217">
        <w:rPr>
          <w:rFonts w:ascii="Times New Roman" w:hAnsi="Times New Roman" w:cs="Times New Roman"/>
          <w:sz w:val="24"/>
          <w:szCs w:val="24"/>
        </w:rPr>
        <w:t xml:space="preserve"> </w:t>
      </w:r>
    </w:p>
    <w:p w14:paraId="026BF417" w14:textId="2B4A122E" w:rsidR="0000223F" w:rsidRPr="00477679" w:rsidRDefault="00A94507" w:rsidP="004007EA">
      <w:pPr>
        <w:spacing w:line="240" w:lineRule="auto"/>
        <w:rPr>
          <w:rFonts w:ascii="Times New Roman" w:hAnsi="Times New Roman" w:cs="Times New Roman"/>
          <w:sz w:val="24"/>
          <w:szCs w:val="24"/>
          <w:highlight w:val="yellow"/>
        </w:rPr>
      </w:pPr>
      <w:r w:rsidRPr="00477679">
        <w:rPr>
          <w:rFonts w:ascii="Times New Roman" w:hAnsi="Times New Roman" w:cs="Times New Roman"/>
          <w:sz w:val="24"/>
          <w:szCs w:val="24"/>
          <w:highlight w:val="yellow"/>
          <w:vertAlign w:val="superscript"/>
        </w:rPr>
        <w:t xml:space="preserve">1 </w:t>
      </w:r>
      <w:r w:rsidR="00667C32" w:rsidRPr="00667C32">
        <w:rPr>
          <w:rFonts w:ascii="Times New Roman" w:hAnsi="Times New Roman" w:cs="Times New Roman"/>
          <w:sz w:val="24"/>
          <w:szCs w:val="24"/>
        </w:rPr>
        <w:t xml:space="preserve">Health Evidence, Radboud university medical </w:t>
      </w:r>
      <w:proofErr w:type="spellStart"/>
      <w:r w:rsidR="00667C32" w:rsidRPr="00667C32">
        <w:rPr>
          <w:rFonts w:ascii="Times New Roman" w:hAnsi="Times New Roman" w:cs="Times New Roman"/>
          <w:sz w:val="24"/>
          <w:szCs w:val="24"/>
        </w:rPr>
        <w:t>center</w:t>
      </w:r>
      <w:proofErr w:type="spellEnd"/>
      <w:r w:rsidR="00667C32" w:rsidRPr="00667C32">
        <w:rPr>
          <w:rFonts w:ascii="Times New Roman" w:hAnsi="Times New Roman" w:cs="Times New Roman"/>
          <w:sz w:val="24"/>
          <w:szCs w:val="24"/>
        </w:rPr>
        <w:t>, Mailbox 133, P.O. Box 9101, Nijmegen 6500 HB, The Netherlands</w:t>
      </w:r>
    </w:p>
    <w:p w14:paraId="7B886D13" w14:textId="5421A1FB" w:rsidR="007B4005" w:rsidRPr="00B70217" w:rsidRDefault="007B4005" w:rsidP="004007EA">
      <w:pPr>
        <w:spacing w:line="240" w:lineRule="auto"/>
        <w:rPr>
          <w:rFonts w:ascii="Times New Roman" w:hAnsi="Times New Roman" w:cs="Times New Roman"/>
          <w:sz w:val="24"/>
          <w:szCs w:val="24"/>
        </w:rPr>
      </w:pPr>
      <w:r w:rsidRPr="00B70217">
        <w:rPr>
          <w:rFonts w:ascii="Times New Roman" w:hAnsi="Times New Roman" w:cs="Times New Roman"/>
          <w:sz w:val="24"/>
          <w:szCs w:val="24"/>
          <w:vertAlign w:val="superscript"/>
        </w:rPr>
        <w:t>2</w:t>
      </w:r>
      <w:r w:rsidRPr="00B70217">
        <w:rPr>
          <w:rFonts w:ascii="Times New Roman" w:hAnsi="Times New Roman" w:cs="Times New Roman"/>
          <w:sz w:val="24"/>
          <w:szCs w:val="24"/>
        </w:rPr>
        <w:t>Department of General Surgery, Digestive Disease Institute, Cleveland Clinic, Cleveland, Ohio.</w:t>
      </w:r>
    </w:p>
    <w:p w14:paraId="1658CC5D" w14:textId="3B92A59D" w:rsidR="007B4005" w:rsidRPr="00B70217" w:rsidRDefault="007B4005" w:rsidP="004007EA">
      <w:pPr>
        <w:spacing w:line="240" w:lineRule="auto"/>
        <w:rPr>
          <w:rFonts w:ascii="Times New Roman" w:hAnsi="Times New Roman" w:cs="Times New Roman"/>
          <w:sz w:val="24"/>
          <w:szCs w:val="24"/>
        </w:rPr>
      </w:pPr>
      <w:r w:rsidRPr="00B70217">
        <w:rPr>
          <w:rFonts w:ascii="Times New Roman" w:hAnsi="Times New Roman" w:cs="Times New Roman"/>
          <w:sz w:val="24"/>
          <w:szCs w:val="24"/>
          <w:vertAlign w:val="superscript"/>
        </w:rPr>
        <w:t>3</w:t>
      </w:r>
      <w:r w:rsidRPr="00B70217">
        <w:rPr>
          <w:rFonts w:ascii="Times New Roman" w:hAnsi="Times New Roman" w:cs="Times New Roman"/>
          <w:sz w:val="24"/>
          <w:szCs w:val="24"/>
        </w:rPr>
        <w:t>Department of Surgery, University of California San Francisco, San Francisco, California.</w:t>
      </w:r>
    </w:p>
    <w:p w14:paraId="11DC05F9" w14:textId="03E84D9B" w:rsidR="007B4005" w:rsidRPr="00B70217" w:rsidRDefault="007B4005" w:rsidP="004007EA">
      <w:pPr>
        <w:spacing w:line="240" w:lineRule="auto"/>
        <w:rPr>
          <w:rFonts w:ascii="Times New Roman" w:hAnsi="Times New Roman" w:cs="Times New Roman"/>
          <w:sz w:val="24"/>
          <w:szCs w:val="24"/>
        </w:rPr>
      </w:pPr>
      <w:r w:rsidRPr="00B70217">
        <w:rPr>
          <w:rFonts w:ascii="Times New Roman" w:hAnsi="Times New Roman" w:cs="Times New Roman"/>
          <w:sz w:val="24"/>
          <w:szCs w:val="24"/>
          <w:vertAlign w:val="superscript"/>
        </w:rPr>
        <w:t>4</w:t>
      </w:r>
      <w:r w:rsidRPr="00B70217">
        <w:rPr>
          <w:rFonts w:ascii="Times New Roman" w:hAnsi="Times New Roman" w:cs="Times New Roman"/>
          <w:sz w:val="24"/>
          <w:szCs w:val="24"/>
        </w:rPr>
        <w:t>Department of General, Visceral and Vascular Surgery, Charité Campus Benjamin Franklin, Berlin, Germany.</w:t>
      </w:r>
    </w:p>
    <w:p w14:paraId="41FD43C9" w14:textId="7CE7D6A5" w:rsidR="007B4005" w:rsidRPr="00477679" w:rsidRDefault="00A94507" w:rsidP="004007EA">
      <w:pPr>
        <w:spacing w:line="240" w:lineRule="auto"/>
        <w:rPr>
          <w:rFonts w:ascii="Times New Roman" w:hAnsi="Times New Roman" w:cs="Times New Roman"/>
          <w:sz w:val="24"/>
          <w:szCs w:val="24"/>
          <w:highlight w:val="yellow"/>
        </w:rPr>
      </w:pPr>
      <w:r w:rsidRPr="00477679">
        <w:rPr>
          <w:rFonts w:ascii="Times New Roman" w:hAnsi="Times New Roman" w:cs="Times New Roman"/>
          <w:sz w:val="24"/>
          <w:szCs w:val="24"/>
          <w:highlight w:val="yellow"/>
          <w:vertAlign w:val="superscript"/>
        </w:rPr>
        <w:t xml:space="preserve">5 </w:t>
      </w:r>
    </w:p>
    <w:p w14:paraId="16623FD3" w14:textId="01F5F76C" w:rsidR="007B4005" w:rsidRPr="00B70217" w:rsidRDefault="007B4005" w:rsidP="004007EA">
      <w:pPr>
        <w:spacing w:line="240" w:lineRule="auto"/>
        <w:rPr>
          <w:rFonts w:ascii="Times New Roman" w:hAnsi="Times New Roman" w:cs="Times New Roman"/>
          <w:sz w:val="24"/>
          <w:szCs w:val="24"/>
        </w:rPr>
      </w:pPr>
      <w:r w:rsidRPr="00B70217">
        <w:rPr>
          <w:rFonts w:ascii="Times New Roman" w:hAnsi="Times New Roman" w:cs="Times New Roman"/>
          <w:sz w:val="24"/>
          <w:szCs w:val="24"/>
          <w:vertAlign w:val="superscript"/>
        </w:rPr>
        <w:t>6</w:t>
      </w:r>
      <w:r w:rsidRPr="00B70217">
        <w:rPr>
          <w:rFonts w:ascii="Times New Roman" w:hAnsi="Times New Roman" w:cs="Times New Roman"/>
          <w:sz w:val="24"/>
          <w:szCs w:val="24"/>
        </w:rPr>
        <w:t xml:space="preserve">Department of Surgery, Memorial Sloan Kettering Cancer </w:t>
      </w:r>
      <w:proofErr w:type="spellStart"/>
      <w:r w:rsidRPr="00B70217">
        <w:rPr>
          <w:rFonts w:ascii="Times New Roman" w:hAnsi="Times New Roman" w:cs="Times New Roman"/>
          <w:sz w:val="24"/>
          <w:szCs w:val="24"/>
        </w:rPr>
        <w:t>Center</w:t>
      </w:r>
      <w:proofErr w:type="spellEnd"/>
      <w:r w:rsidRPr="00B70217">
        <w:rPr>
          <w:rFonts w:ascii="Times New Roman" w:hAnsi="Times New Roman" w:cs="Times New Roman"/>
          <w:sz w:val="24"/>
          <w:szCs w:val="24"/>
        </w:rPr>
        <w:t>, New York, New York.</w:t>
      </w:r>
    </w:p>
    <w:p w14:paraId="4D53A2C8" w14:textId="77777777" w:rsidR="00223751" w:rsidRPr="00B70217" w:rsidRDefault="00223751" w:rsidP="009B620A">
      <w:pPr>
        <w:rPr>
          <w:rFonts w:ascii="Times New Roman" w:hAnsi="Times New Roman" w:cs="Times New Roman"/>
          <w:sz w:val="24"/>
          <w:szCs w:val="24"/>
        </w:rPr>
      </w:pPr>
    </w:p>
    <w:p w14:paraId="7909F1AE" w14:textId="77777777" w:rsidR="004007EA" w:rsidRPr="00B70217" w:rsidRDefault="004007EA" w:rsidP="004007EA">
      <w:pPr>
        <w:spacing w:before="100" w:beforeAutospacing="1" w:after="100" w:afterAutospacing="1" w:line="240" w:lineRule="auto"/>
        <w:rPr>
          <w:rFonts w:ascii="Times New Roman" w:hAnsi="Times New Roman" w:cs="Times New Roman"/>
          <w:b/>
          <w:bCs/>
          <w:sz w:val="24"/>
          <w:szCs w:val="24"/>
          <w:u w:val="single"/>
        </w:rPr>
      </w:pPr>
      <w:r w:rsidRPr="00B70217">
        <w:rPr>
          <w:rFonts w:ascii="Times New Roman" w:hAnsi="Times New Roman" w:cs="Times New Roman"/>
          <w:b/>
          <w:bCs/>
          <w:sz w:val="24"/>
          <w:szCs w:val="24"/>
          <w:u w:val="single"/>
        </w:rPr>
        <w:t>Address all correspondence to:</w:t>
      </w:r>
    </w:p>
    <w:p w14:paraId="0F12D893" w14:textId="77777777" w:rsidR="004007EA" w:rsidRPr="00B70217" w:rsidRDefault="004007EA" w:rsidP="004007EA">
      <w:pPr>
        <w:spacing w:after="0" w:line="240" w:lineRule="auto"/>
        <w:rPr>
          <w:rFonts w:ascii="Times New Roman" w:eastAsia="Meiryo" w:hAnsi="Times New Roman" w:cs="Times New Roman"/>
          <w:sz w:val="24"/>
          <w:szCs w:val="24"/>
        </w:rPr>
      </w:pPr>
      <w:r w:rsidRPr="00B70217">
        <w:rPr>
          <w:rFonts w:ascii="Times New Roman" w:eastAsia="Meiryo" w:hAnsi="Times New Roman" w:cs="Times New Roman"/>
          <w:sz w:val="24"/>
          <w:szCs w:val="24"/>
        </w:rPr>
        <w:t xml:space="preserve">Georgios Antonios </w:t>
      </w:r>
      <w:proofErr w:type="spellStart"/>
      <w:r w:rsidRPr="00B70217">
        <w:rPr>
          <w:rFonts w:ascii="Times New Roman" w:eastAsia="Meiryo" w:hAnsi="Times New Roman" w:cs="Times New Roman"/>
          <w:sz w:val="24"/>
          <w:szCs w:val="24"/>
        </w:rPr>
        <w:t>Margonis</w:t>
      </w:r>
      <w:proofErr w:type="spellEnd"/>
      <w:r w:rsidRPr="00B70217">
        <w:rPr>
          <w:rFonts w:ascii="Times New Roman" w:eastAsia="Meiryo" w:hAnsi="Times New Roman" w:cs="Times New Roman"/>
          <w:sz w:val="24"/>
          <w:szCs w:val="24"/>
        </w:rPr>
        <w:t xml:space="preserve"> MD, PhD </w:t>
      </w:r>
    </w:p>
    <w:p w14:paraId="610B30EE" w14:textId="77777777" w:rsidR="004007EA" w:rsidRPr="00B70217" w:rsidRDefault="004007EA" w:rsidP="004007EA">
      <w:pPr>
        <w:spacing w:after="0" w:line="240" w:lineRule="auto"/>
        <w:rPr>
          <w:rFonts w:ascii="Times New Roman" w:eastAsia="Meiryo" w:hAnsi="Times New Roman" w:cs="Times New Roman"/>
          <w:sz w:val="24"/>
          <w:szCs w:val="24"/>
        </w:rPr>
      </w:pPr>
      <w:r w:rsidRPr="00B70217">
        <w:rPr>
          <w:rFonts w:ascii="Times New Roman" w:eastAsia="Meiryo" w:hAnsi="Times New Roman" w:cs="Times New Roman"/>
          <w:sz w:val="24"/>
          <w:szCs w:val="24"/>
        </w:rPr>
        <w:t>Senior Scientist</w:t>
      </w:r>
    </w:p>
    <w:p w14:paraId="0560F6C7" w14:textId="77777777" w:rsidR="004007EA" w:rsidRPr="00B70217" w:rsidRDefault="004007EA" w:rsidP="004007EA">
      <w:pPr>
        <w:spacing w:after="0" w:line="240" w:lineRule="auto"/>
        <w:rPr>
          <w:rFonts w:ascii="Times New Roman" w:eastAsia="Meiryo" w:hAnsi="Times New Roman" w:cs="Times New Roman"/>
          <w:sz w:val="24"/>
          <w:szCs w:val="24"/>
        </w:rPr>
      </w:pPr>
      <w:r w:rsidRPr="00B70217">
        <w:rPr>
          <w:rFonts w:ascii="Times New Roman" w:eastAsia="Meiryo" w:hAnsi="Times New Roman" w:cs="Times New Roman"/>
          <w:sz w:val="24"/>
          <w:szCs w:val="24"/>
        </w:rPr>
        <w:t xml:space="preserve">Memorial Sloan Kettering Cancer </w:t>
      </w:r>
      <w:proofErr w:type="spellStart"/>
      <w:r w:rsidRPr="00B70217">
        <w:rPr>
          <w:rFonts w:ascii="Times New Roman" w:eastAsia="Meiryo" w:hAnsi="Times New Roman" w:cs="Times New Roman"/>
          <w:sz w:val="24"/>
          <w:szCs w:val="24"/>
        </w:rPr>
        <w:t>Center</w:t>
      </w:r>
      <w:proofErr w:type="spellEnd"/>
      <w:r w:rsidRPr="00B70217">
        <w:rPr>
          <w:rFonts w:ascii="Times New Roman" w:eastAsia="Meiryo" w:hAnsi="Times New Roman" w:cs="Times New Roman"/>
          <w:sz w:val="24"/>
          <w:szCs w:val="24"/>
        </w:rPr>
        <w:t xml:space="preserve"> </w:t>
      </w:r>
    </w:p>
    <w:p w14:paraId="73E7DB60" w14:textId="77777777" w:rsidR="004007EA" w:rsidRPr="00B70217" w:rsidRDefault="004007EA" w:rsidP="004007EA">
      <w:pPr>
        <w:spacing w:after="0" w:line="240" w:lineRule="auto"/>
        <w:rPr>
          <w:rFonts w:ascii="Times New Roman" w:eastAsia="Meiryo" w:hAnsi="Times New Roman" w:cs="Times New Roman"/>
          <w:sz w:val="24"/>
          <w:szCs w:val="24"/>
        </w:rPr>
      </w:pPr>
      <w:r w:rsidRPr="00B70217">
        <w:rPr>
          <w:rFonts w:ascii="Times New Roman" w:eastAsia="Meiryo" w:hAnsi="Times New Roman" w:cs="Times New Roman"/>
          <w:sz w:val="24"/>
          <w:szCs w:val="24"/>
        </w:rPr>
        <w:t>Department of Surgery</w:t>
      </w:r>
    </w:p>
    <w:p w14:paraId="20D7DCBA" w14:textId="77777777" w:rsidR="004007EA" w:rsidRPr="00B70217" w:rsidRDefault="004007EA" w:rsidP="004007EA">
      <w:pPr>
        <w:spacing w:after="0" w:line="240" w:lineRule="auto"/>
        <w:rPr>
          <w:rFonts w:ascii="Times New Roman" w:eastAsia="Meiryo" w:hAnsi="Times New Roman" w:cs="Times New Roman"/>
          <w:sz w:val="24"/>
          <w:szCs w:val="24"/>
        </w:rPr>
      </w:pPr>
      <w:r w:rsidRPr="00B70217">
        <w:rPr>
          <w:rFonts w:ascii="Times New Roman" w:eastAsia="Meiryo" w:hAnsi="Times New Roman" w:cs="Times New Roman"/>
          <w:sz w:val="24"/>
          <w:szCs w:val="24"/>
        </w:rPr>
        <w:t xml:space="preserve">1275 York Ave, New York, </w:t>
      </w:r>
    </w:p>
    <w:p w14:paraId="143B7FF3" w14:textId="77777777" w:rsidR="004007EA" w:rsidRPr="00B70217" w:rsidRDefault="004007EA" w:rsidP="004007EA">
      <w:pPr>
        <w:spacing w:after="0" w:line="240" w:lineRule="auto"/>
        <w:rPr>
          <w:rFonts w:ascii="Times New Roman" w:eastAsia="Meiryo" w:hAnsi="Times New Roman" w:cs="Times New Roman"/>
          <w:sz w:val="24"/>
          <w:szCs w:val="24"/>
        </w:rPr>
      </w:pPr>
      <w:r w:rsidRPr="00B70217">
        <w:rPr>
          <w:rFonts w:ascii="Times New Roman" w:eastAsia="Meiryo" w:hAnsi="Times New Roman" w:cs="Times New Roman"/>
          <w:sz w:val="24"/>
          <w:szCs w:val="24"/>
        </w:rPr>
        <w:t xml:space="preserve">NY 10065, United States </w:t>
      </w:r>
    </w:p>
    <w:p w14:paraId="49A83F7B" w14:textId="77777777" w:rsidR="004007EA" w:rsidRPr="00B70217" w:rsidRDefault="004007EA" w:rsidP="004007EA">
      <w:pPr>
        <w:spacing w:after="0" w:line="240" w:lineRule="auto"/>
        <w:rPr>
          <w:rFonts w:ascii="Times New Roman" w:eastAsia="Meiryo" w:hAnsi="Times New Roman" w:cs="Times New Roman"/>
          <w:sz w:val="24"/>
          <w:szCs w:val="24"/>
        </w:rPr>
      </w:pPr>
      <w:r w:rsidRPr="00B70217">
        <w:rPr>
          <w:rFonts w:ascii="Times New Roman" w:eastAsia="Meiryo" w:hAnsi="Times New Roman" w:cs="Times New Roman"/>
          <w:sz w:val="24"/>
          <w:szCs w:val="24"/>
        </w:rPr>
        <w:t>Office: (917)-951-8071</w:t>
      </w:r>
    </w:p>
    <w:p w14:paraId="56981FFC" w14:textId="77777777" w:rsidR="004007EA" w:rsidRPr="00B70217" w:rsidRDefault="004007EA" w:rsidP="004007EA">
      <w:pPr>
        <w:spacing w:after="0" w:line="240" w:lineRule="auto"/>
        <w:rPr>
          <w:rFonts w:ascii="Times New Roman" w:eastAsia="Meiryo" w:hAnsi="Times New Roman" w:cs="Times New Roman"/>
          <w:sz w:val="24"/>
          <w:szCs w:val="24"/>
        </w:rPr>
      </w:pPr>
      <w:r w:rsidRPr="00B70217">
        <w:rPr>
          <w:rFonts w:ascii="Times New Roman" w:eastAsia="Meiryo" w:hAnsi="Times New Roman" w:cs="Times New Roman"/>
          <w:sz w:val="24"/>
          <w:szCs w:val="24"/>
        </w:rPr>
        <w:t xml:space="preserve">Email: </w:t>
      </w:r>
      <w:hyperlink r:id="rId8" w:history="1">
        <w:r w:rsidRPr="00B70217">
          <w:rPr>
            <w:rStyle w:val="Hyperlink"/>
            <w:rFonts w:ascii="Times New Roman" w:eastAsia="Meiryo" w:hAnsi="Times New Roman" w:cs="Times New Roman"/>
            <w:sz w:val="24"/>
            <w:szCs w:val="24"/>
          </w:rPr>
          <w:t>margonig@mskcc.org</w:t>
        </w:r>
      </w:hyperlink>
    </w:p>
    <w:p w14:paraId="14B085FF" w14:textId="77777777" w:rsidR="004007EA" w:rsidRPr="00B70217" w:rsidRDefault="004007EA" w:rsidP="00E16675">
      <w:pPr>
        <w:spacing w:line="480" w:lineRule="auto"/>
        <w:rPr>
          <w:rFonts w:ascii="Times New Roman" w:hAnsi="Times New Roman" w:cs="Times New Roman"/>
          <w:b/>
          <w:bCs/>
          <w:sz w:val="24"/>
          <w:szCs w:val="24"/>
        </w:rPr>
      </w:pPr>
    </w:p>
    <w:p w14:paraId="5311326C" w14:textId="105C4875" w:rsidR="004007EA" w:rsidRPr="00B70217" w:rsidRDefault="004007EA" w:rsidP="00E16675">
      <w:pPr>
        <w:spacing w:line="480" w:lineRule="auto"/>
        <w:rPr>
          <w:rFonts w:ascii="Times New Roman" w:hAnsi="Times New Roman" w:cs="Times New Roman"/>
          <w:sz w:val="24"/>
          <w:szCs w:val="24"/>
        </w:rPr>
      </w:pPr>
      <w:r w:rsidRPr="00B70217">
        <w:rPr>
          <w:rFonts w:ascii="Times New Roman" w:hAnsi="Times New Roman" w:cs="Times New Roman"/>
          <w:sz w:val="24"/>
          <w:szCs w:val="24"/>
        </w:rPr>
        <w:t xml:space="preserve">Keywords: </w:t>
      </w:r>
      <w:r w:rsidR="00E16675" w:rsidRPr="00B70217">
        <w:rPr>
          <w:rFonts w:ascii="Times New Roman" w:hAnsi="Times New Roman" w:cs="Times New Roman"/>
          <w:sz w:val="24"/>
          <w:szCs w:val="24"/>
        </w:rPr>
        <w:t xml:space="preserve">primary </w:t>
      </w:r>
      <w:proofErr w:type="spellStart"/>
      <w:r w:rsidR="00E16675" w:rsidRPr="00B70217">
        <w:rPr>
          <w:rFonts w:ascii="Times New Roman" w:hAnsi="Times New Roman" w:cs="Times New Roman"/>
          <w:sz w:val="24"/>
          <w:szCs w:val="24"/>
        </w:rPr>
        <w:t>tumor</w:t>
      </w:r>
      <w:proofErr w:type="spellEnd"/>
      <w:r w:rsidR="00E16675" w:rsidRPr="00B70217">
        <w:rPr>
          <w:rFonts w:ascii="Times New Roman" w:hAnsi="Times New Roman" w:cs="Times New Roman"/>
          <w:sz w:val="24"/>
          <w:szCs w:val="24"/>
        </w:rPr>
        <w:t xml:space="preserve"> location</w:t>
      </w:r>
      <w:r w:rsidRPr="00B70217">
        <w:rPr>
          <w:rFonts w:ascii="Times New Roman" w:hAnsi="Times New Roman" w:cs="Times New Roman"/>
          <w:sz w:val="24"/>
          <w:szCs w:val="24"/>
        </w:rPr>
        <w:t xml:space="preserve">; </w:t>
      </w:r>
      <w:r w:rsidR="00E16675" w:rsidRPr="00B70217">
        <w:rPr>
          <w:rFonts w:ascii="Times New Roman" w:hAnsi="Times New Roman" w:cs="Times New Roman"/>
          <w:sz w:val="24"/>
          <w:szCs w:val="24"/>
        </w:rPr>
        <w:t>KRAS mutated</w:t>
      </w:r>
      <w:r w:rsidRPr="00B70217">
        <w:rPr>
          <w:rFonts w:ascii="Times New Roman" w:hAnsi="Times New Roman" w:cs="Times New Roman"/>
          <w:sz w:val="24"/>
          <w:szCs w:val="24"/>
        </w:rPr>
        <w:t>;</w:t>
      </w:r>
      <w:r w:rsidR="00E16675" w:rsidRPr="00B70217">
        <w:rPr>
          <w:rFonts w:ascii="Times New Roman" w:hAnsi="Times New Roman" w:cs="Times New Roman"/>
          <w:sz w:val="24"/>
          <w:szCs w:val="24"/>
        </w:rPr>
        <w:t xml:space="preserve"> KRAS</w:t>
      </w:r>
      <w:r w:rsidRPr="00B70217">
        <w:rPr>
          <w:rFonts w:ascii="Times New Roman" w:hAnsi="Times New Roman" w:cs="Times New Roman"/>
          <w:sz w:val="24"/>
          <w:szCs w:val="24"/>
        </w:rPr>
        <w:t xml:space="preserve"> </w:t>
      </w:r>
      <w:r w:rsidR="00E16675" w:rsidRPr="00B70217">
        <w:rPr>
          <w:rFonts w:ascii="Times New Roman" w:hAnsi="Times New Roman" w:cs="Times New Roman"/>
          <w:sz w:val="24"/>
          <w:szCs w:val="24"/>
        </w:rPr>
        <w:t>wild type</w:t>
      </w:r>
      <w:r w:rsidRPr="00B70217">
        <w:rPr>
          <w:rFonts w:ascii="Times New Roman" w:hAnsi="Times New Roman" w:cs="Times New Roman"/>
          <w:sz w:val="24"/>
          <w:szCs w:val="24"/>
        </w:rPr>
        <w:t xml:space="preserve">; </w:t>
      </w:r>
      <w:r w:rsidR="00E16675" w:rsidRPr="00B70217">
        <w:rPr>
          <w:rFonts w:ascii="Times New Roman" w:hAnsi="Times New Roman" w:cs="Times New Roman"/>
          <w:sz w:val="24"/>
          <w:szCs w:val="24"/>
        </w:rPr>
        <w:t>colorectal liver metastases</w:t>
      </w:r>
      <w:r w:rsidRPr="00B70217">
        <w:rPr>
          <w:rFonts w:ascii="Times New Roman" w:hAnsi="Times New Roman" w:cs="Times New Roman"/>
          <w:sz w:val="24"/>
          <w:szCs w:val="24"/>
        </w:rPr>
        <w:t xml:space="preserve">; </w:t>
      </w:r>
      <w:r w:rsidR="00E16675" w:rsidRPr="00B70217">
        <w:rPr>
          <w:rFonts w:ascii="Times New Roman" w:hAnsi="Times New Roman" w:cs="Times New Roman"/>
          <w:sz w:val="24"/>
          <w:szCs w:val="24"/>
        </w:rPr>
        <w:t>laterality</w:t>
      </w:r>
    </w:p>
    <w:p w14:paraId="3F547690" w14:textId="3062F0D5" w:rsidR="002A326D" w:rsidRPr="00B70217" w:rsidRDefault="002A326D" w:rsidP="00E16675">
      <w:pPr>
        <w:spacing w:line="480" w:lineRule="auto"/>
        <w:rPr>
          <w:rFonts w:ascii="Times New Roman" w:hAnsi="Times New Roman" w:cs="Times New Roman"/>
          <w:sz w:val="24"/>
          <w:szCs w:val="24"/>
        </w:rPr>
      </w:pPr>
      <w:r w:rsidRPr="00B70217">
        <w:rPr>
          <w:rFonts w:ascii="Times New Roman" w:hAnsi="Times New Roman" w:cs="Times New Roman"/>
          <w:sz w:val="24"/>
          <w:szCs w:val="24"/>
          <w:highlight w:val="yellow"/>
        </w:rPr>
        <w:t>Word count:</w:t>
      </w:r>
      <w:r w:rsidRPr="00B70217">
        <w:rPr>
          <w:rFonts w:ascii="Times New Roman" w:hAnsi="Times New Roman" w:cs="Times New Roman"/>
          <w:sz w:val="24"/>
          <w:szCs w:val="24"/>
        </w:rPr>
        <w:t xml:space="preserve"> </w:t>
      </w:r>
    </w:p>
    <w:p w14:paraId="7DB1A84E" w14:textId="6C0EF3EC" w:rsidR="004A4246" w:rsidRPr="00B70217" w:rsidRDefault="004A4246">
      <w:pPr>
        <w:rPr>
          <w:rFonts w:ascii="Times New Roman" w:hAnsi="Times New Roman" w:cs="Times New Roman"/>
          <w:b/>
          <w:bCs/>
          <w:sz w:val="24"/>
          <w:szCs w:val="24"/>
        </w:rPr>
      </w:pPr>
      <w:r w:rsidRPr="00B70217">
        <w:rPr>
          <w:rFonts w:ascii="Times New Roman" w:hAnsi="Times New Roman" w:cs="Times New Roman"/>
          <w:b/>
          <w:bCs/>
          <w:sz w:val="24"/>
          <w:szCs w:val="24"/>
        </w:rPr>
        <w:br w:type="page"/>
      </w:r>
    </w:p>
    <w:p w14:paraId="2BD19C6D" w14:textId="1A5D05BB" w:rsidR="009B620A" w:rsidRPr="00B70217" w:rsidRDefault="009B620A" w:rsidP="009B620A">
      <w:pPr>
        <w:rPr>
          <w:rFonts w:ascii="Times New Roman" w:hAnsi="Times New Roman" w:cs="Times New Roman"/>
          <w:b/>
          <w:bCs/>
          <w:sz w:val="24"/>
          <w:szCs w:val="24"/>
        </w:rPr>
      </w:pPr>
      <w:r w:rsidRPr="00B70217">
        <w:rPr>
          <w:rFonts w:ascii="Times New Roman" w:hAnsi="Times New Roman" w:cs="Times New Roman"/>
          <w:b/>
          <w:bCs/>
          <w:sz w:val="24"/>
          <w:szCs w:val="24"/>
        </w:rPr>
        <w:lastRenderedPageBreak/>
        <w:t>Abstract</w:t>
      </w:r>
    </w:p>
    <w:p w14:paraId="7A980F11" w14:textId="368706DF" w:rsidR="00383181" w:rsidRPr="00B70217" w:rsidRDefault="00383181" w:rsidP="00383181">
      <w:pPr>
        <w:rPr>
          <w:rFonts w:ascii="Times New Roman" w:hAnsi="Times New Roman" w:cs="Times New Roman"/>
          <w:sz w:val="24"/>
          <w:szCs w:val="24"/>
        </w:rPr>
      </w:pPr>
    </w:p>
    <w:p w14:paraId="60B467C2" w14:textId="5A26F743" w:rsidR="00990D7A" w:rsidRPr="00B70217" w:rsidRDefault="00990D7A" w:rsidP="004A4246">
      <w:pPr>
        <w:spacing w:line="480" w:lineRule="auto"/>
        <w:rPr>
          <w:rFonts w:ascii="Times New Roman" w:hAnsi="Times New Roman" w:cs="Times New Roman"/>
          <w:sz w:val="24"/>
          <w:szCs w:val="24"/>
        </w:rPr>
      </w:pPr>
      <w:r w:rsidRPr="00B70217">
        <w:rPr>
          <w:rFonts w:ascii="Times New Roman" w:hAnsi="Times New Roman" w:cs="Times New Roman"/>
          <w:sz w:val="24"/>
          <w:szCs w:val="24"/>
        </w:rPr>
        <w:t xml:space="preserve">Background: Primary </w:t>
      </w:r>
      <w:proofErr w:type="spellStart"/>
      <w:r w:rsidRPr="00B70217">
        <w:rPr>
          <w:rFonts w:ascii="Times New Roman" w:hAnsi="Times New Roman" w:cs="Times New Roman"/>
          <w:sz w:val="24"/>
          <w:szCs w:val="24"/>
        </w:rPr>
        <w:t>tumor</w:t>
      </w:r>
      <w:proofErr w:type="spellEnd"/>
      <w:r w:rsidRPr="00B70217">
        <w:rPr>
          <w:rFonts w:ascii="Times New Roman" w:hAnsi="Times New Roman" w:cs="Times New Roman"/>
          <w:sz w:val="24"/>
          <w:szCs w:val="24"/>
        </w:rPr>
        <w:t xml:space="preserve"> </w:t>
      </w:r>
      <w:proofErr w:type="gramStart"/>
      <w:r w:rsidRPr="00B70217">
        <w:rPr>
          <w:rFonts w:ascii="Times New Roman" w:hAnsi="Times New Roman" w:cs="Times New Roman"/>
          <w:sz w:val="24"/>
          <w:szCs w:val="24"/>
        </w:rPr>
        <w:t>location</w:t>
      </w:r>
      <w:r w:rsidR="00A22B44" w:rsidRPr="00B70217">
        <w:rPr>
          <w:rFonts w:ascii="Times New Roman" w:hAnsi="Times New Roman" w:cs="Times New Roman"/>
          <w:sz w:val="24"/>
          <w:szCs w:val="24"/>
        </w:rPr>
        <w:t>(</w:t>
      </w:r>
      <w:proofErr w:type="gramEnd"/>
      <w:r w:rsidR="00A22B44" w:rsidRPr="00B70217">
        <w:rPr>
          <w:rFonts w:ascii="Times New Roman" w:hAnsi="Times New Roman" w:cs="Times New Roman"/>
          <w:sz w:val="24"/>
          <w:szCs w:val="24"/>
        </w:rPr>
        <w:t>PTL)</w:t>
      </w:r>
      <w:r w:rsidRPr="00B70217">
        <w:rPr>
          <w:rFonts w:ascii="Times New Roman" w:hAnsi="Times New Roman" w:cs="Times New Roman"/>
          <w:sz w:val="24"/>
          <w:szCs w:val="24"/>
        </w:rPr>
        <w:t xml:space="preserve"> is an important prognostic</w:t>
      </w:r>
      <w:r w:rsidR="00422068" w:rsidRPr="00B70217">
        <w:rPr>
          <w:rFonts w:ascii="Times New Roman" w:hAnsi="Times New Roman" w:cs="Times New Roman"/>
          <w:sz w:val="24"/>
          <w:szCs w:val="24"/>
        </w:rPr>
        <w:t xml:space="preserve"> factor</w:t>
      </w:r>
      <w:r w:rsidRPr="00B70217">
        <w:rPr>
          <w:rFonts w:ascii="Times New Roman" w:hAnsi="Times New Roman" w:cs="Times New Roman"/>
          <w:sz w:val="24"/>
          <w:szCs w:val="24"/>
        </w:rPr>
        <w:t xml:space="preserve"> likely related to </w:t>
      </w:r>
      <w:proofErr w:type="spellStart"/>
      <w:r w:rsidRPr="00B70217">
        <w:rPr>
          <w:rFonts w:ascii="Times New Roman" w:hAnsi="Times New Roman" w:cs="Times New Roman"/>
          <w:sz w:val="24"/>
          <w:szCs w:val="24"/>
        </w:rPr>
        <w:t>tumor</w:t>
      </w:r>
      <w:proofErr w:type="spellEnd"/>
      <w:r w:rsidRPr="00B70217">
        <w:rPr>
          <w:rFonts w:ascii="Times New Roman" w:hAnsi="Times New Roman" w:cs="Times New Roman"/>
          <w:sz w:val="24"/>
          <w:szCs w:val="24"/>
        </w:rPr>
        <w:t xml:space="preserve"> biology. </w:t>
      </w:r>
      <w:r w:rsidR="00422068" w:rsidRPr="00B70217">
        <w:rPr>
          <w:rFonts w:ascii="Times New Roman" w:hAnsi="Times New Roman" w:cs="Times New Roman"/>
          <w:sz w:val="24"/>
          <w:szCs w:val="24"/>
        </w:rPr>
        <w:t>However,</w:t>
      </w:r>
      <w:r w:rsidRPr="00B70217">
        <w:rPr>
          <w:rFonts w:ascii="Times New Roman" w:hAnsi="Times New Roman" w:cs="Times New Roman"/>
          <w:sz w:val="24"/>
          <w:szCs w:val="24"/>
        </w:rPr>
        <w:t xml:space="preserve"> it is </w:t>
      </w:r>
      <w:r w:rsidR="00422068" w:rsidRPr="00B70217">
        <w:rPr>
          <w:rFonts w:ascii="Times New Roman" w:hAnsi="Times New Roman" w:cs="Times New Roman"/>
          <w:sz w:val="24"/>
          <w:szCs w:val="24"/>
        </w:rPr>
        <w:t>unclear</w:t>
      </w:r>
      <w:r w:rsidRPr="00B70217">
        <w:rPr>
          <w:rFonts w:ascii="Times New Roman" w:hAnsi="Times New Roman" w:cs="Times New Roman"/>
          <w:sz w:val="24"/>
          <w:szCs w:val="24"/>
        </w:rPr>
        <w:t xml:space="preserve"> whether PTL is prognostic in all </w:t>
      </w:r>
      <w:r w:rsidR="00422068" w:rsidRPr="00B70217">
        <w:rPr>
          <w:rFonts w:ascii="Times New Roman" w:hAnsi="Times New Roman" w:cs="Times New Roman"/>
          <w:sz w:val="24"/>
          <w:szCs w:val="24"/>
        </w:rPr>
        <w:t xml:space="preserve">colorectal liver </w:t>
      </w:r>
      <w:proofErr w:type="gramStart"/>
      <w:r w:rsidR="00422068" w:rsidRPr="00B70217">
        <w:rPr>
          <w:rFonts w:ascii="Times New Roman" w:hAnsi="Times New Roman" w:cs="Times New Roman"/>
          <w:sz w:val="24"/>
          <w:szCs w:val="24"/>
        </w:rPr>
        <w:t>metastases(</w:t>
      </w:r>
      <w:proofErr w:type="gramEnd"/>
      <w:r w:rsidRPr="00B70217">
        <w:rPr>
          <w:rFonts w:ascii="Times New Roman" w:hAnsi="Times New Roman" w:cs="Times New Roman"/>
          <w:sz w:val="24"/>
          <w:szCs w:val="24"/>
        </w:rPr>
        <w:t>CRLM</w:t>
      </w:r>
      <w:r w:rsidR="00422068" w:rsidRPr="00B70217">
        <w:rPr>
          <w:rFonts w:ascii="Times New Roman" w:hAnsi="Times New Roman" w:cs="Times New Roman"/>
          <w:sz w:val="24"/>
          <w:szCs w:val="24"/>
        </w:rPr>
        <w:t>)</w:t>
      </w:r>
      <w:r w:rsidRPr="00B70217">
        <w:rPr>
          <w:rFonts w:ascii="Times New Roman" w:hAnsi="Times New Roman" w:cs="Times New Roman"/>
          <w:sz w:val="24"/>
          <w:szCs w:val="24"/>
        </w:rPr>
        <w:t xml:space="preserve"> patients or only those with wild</w:t>
      </w:r>
      <w:r w:rsidR="006203BF" w:rsidRPr="00B70217">
        <w:rPr>
          <w:rFonts w:ascii="Times New Roman" w:hAnsi="Times New Roman" w:cs="Times New Roman"/>
          <w:sz w:val="24"/>
          <w:szCs w:val="24"/>
        </w:rPr>
        <w:t>-</w:t>
      </w:r>
      <w:r w:rsidRPr="00B70217">
        <w:rPr>
          <w:rFonts w:ascii="Times New Roman" w:hAnsi="Times New Roman" w:cs="Times New Roman"/>
          <w:sz w:val="24"/>
          <w:szCs w:val="24"/>
        </w:rPr>
        <w:t xml:space="preserve">type KRAS status.  </w:t>
      </w:r>
    </w:p>
    <w:p w14:paraId="751F710D" w14:textId="0A928D7E" w:rsidR="00383181" w:rsidRPr="00B70217" w:rsidRDefault="00383181" w:rsidP="004A4246">
      <w:pPr>
        <w:spacing w:line="480" w:lineRule="auto"/>
        <w:rPr>
          <w:rFonts w:ascii="Times New Roman" w:hAnsi="Times New Roman" w:cs="Times New Roman"/>
          <w:sz w:val="24"/>
          <w:szCs w:val="24"/>
        </w:rPr>
      </w:pPr>
      <w:r w:rsidRPr="00B70217">
        <w:rPr>
          <w:rFonts w:ascii="Times New Roman" w:hAnsi="Times New Roman" w:cs="Times New Roman"/>
          <w:sz w:val="24"/>
          <w:szCs w:val="24"/>
        </w:rPr>
        <w:t xml:space="preserve">Objective: To determine the effect of </w:t>
      </w:r>
      <w:r w:rsidR="00422068" w:rsidRPr="00B70217">
        <w:rPr>
          <w:rFonts w:ascii="Times New Roman" w:hAnsi="Times New Roman" w:cs="Times New Roman"/>
          <w:sz w:val="24"/>
          <w:szCs w:val="24"/>
        </w:rPr>
        <w:t>PTL</w:t>
      </w:r>
      <w:r w:rsidRPr="00B70217">
        <w:rPr>
          <w:rFonts w:ascii="Times New Roman" w:hAnsi="Times New Roman" w:cs="Times New Roman"/>
          <w:sz w:val="24"/>
          <w:szCs w:val="24"/>
        </w:rPr>
        <w:t xml:space="preserve"> </w:t>
      </w:r>
      <w:r w:rsidR="00A22B44" w:rsidRPr="00B70217">
        <w:rPr>
          <w:rFonts w:ascii="Times New Roman" w:hAnsi="Times New Roman" w:cs="Times New Roman"/>
          <w:sz w:val="24"/>
          <w:szCs w:val="24"/>
        </w:rPr>
        <w:t xml:space="preserve">on overall </w:t>
      </w:r>
      <w:proofErr w:type="gramStart"/>
      <w:r w:rsidR="00A22B44" w:rsidRPr="00B70217">
        <w:rPr>
          <w:rFonts w:ascii="Times New Roman" w:hAnsi="Times New Roman" w:cs="Times New Roman"/>
          <w:sz w:val="24"/>
          <w:szCs w:val="24"/>
        </w:rPr>
        <w:t>survival</w:t>
      </w:r>
      <w:r w:rsidR="007F7CAB" w:rsidRPr="00B70217">
        <w:rPr>
          <w:rFonts w:ascii="Times New Roman" w:hAnsi="Times New Roman" w:cs="Times New Roman"/>
          <w:sz w:val="24"/>
          <w:szCs w:val="24"/>
        </w:rPr>
        <w:t>(</w:t>
      </w:r>
      <w:proofErr w:type="gramEnd"/>
      <w:r w:rsidR="007F7CAB" w:rsidRPr="00B70217">
        <w:rPr>
          <w:rFonts w:ascii="Times New Roman" w:hAnsi="Times New Roman" w:cs="Times New Roman"/>
          <w:sz w:val="24"/>
          <w:szCs w:val="24"/>
        </w:rPr>
        <w:t>OS)</w:t>
      </w:r>
      <w:r w:rsidR="00A22B44" w:rsidRPr="00B70217">
        <w:rPr>
          <w:rFonts w:ascii="Times New Roman" w:hAnsi="Times New Roman" w:cs="Times New Roman"/>
          <w:sz w:val="24"/>
          <w:szCs w:val="24"/>
        </w:rPr>
        <w:t xml:space="preserve"> </w:t>
      </w:r>
      <w:r w:rsidRPr="00B70217">
        <w:rPr>
          <w:rFonts w:ascii="Times New Roman" w:hAnsi="Times New Roman" w:cs="Times New Roman"/>
          <w:sz w:val="24"/>
          <w:szCs w:val="24"/>
        </w:rPr>
        <w:t>in KRAS</w:t>
      </w:r>
      <w:r w:rsidR="006203BF" w:rsidRPr="00B70217">
        <w:rPr>
          <w:rFonts w:ascii="Times New Roman" w:hAnsi="Times New Roman" w:cs="Times New Roman"/>
          <w:sz w:val="24"/>
          <w:szCs w:val="24"/>
        </w:rPr>
        <w:t>-</w:t>
      </w:r>
      <w:r w:rsidRPr="00B70217">
        <w:rPr>
          <w:rFonts w:ascii="Times New Roman" w:hAnsi="Times New Roman" w:cs="Times New Roman"/>
          <w:sz w:val="24"/>
          <w:szCs w:val="24"/>
        </w:rPr>
        <w:t>mutated vs wild</w:t>
      </w:r>
      <w:r w:rsidR="006203BF" w:rsidRPr="00B70217">
        <w:rPr>
          <w:rFonts w:ascii="Times New Roman" w:hAnsi="Times New Roman" w:cs="Times New Roman"/>
          <w:sz w:val="24"/>
          <w:szCs w:val="24"/>
        </w:rPr>
        <w:t>-</w:t>
      </w:r>
      <w:r w:rsidRPr="00B70217">
        <w:rPr>
          <w:rFonts w:ascii="Times New Roman" w:hAnsi="Times New Roman" w:cs="Times New Roman"/>
          <w:sz w:val="24"/>
          <w:szCs w:val="24"/>
        </w:rPr>
        <w:t xml:space="preserve">type </w:t>
      </w:r>
      <w:r w:rsidR="00422068" w:rsidRPr="00B70217">
        <w:rPr>
          <w:rFonts w:ascii="Times New Roman" w:hAnsi="Times New Roman" w:cs="Times New Roman"/>
          <w:sz w:val="24"/>
          <w:szCs w:val="24"/>
        </w:rPr>
        <w:t>CRLM</w:t>
      </w:r>
      <w:r w:rsidR="00D940A4" w:rsidRPr="00B70217">
        <w:rPr>
          <w:rFonts w:ascii="Times New Roman" w:hAnsi="Times New Roman" w:cs="Times New Roman"/>
          <w:sz w:val="24"/>
          <w:szCs w:val="24"/>
        </w:rPr>
        <w:t>.</w:t>
      </w:r>
    </w:p>
    <w:p w14:paraId="6FF0DB63" w14:textId="37824233" w:rsidR="00445AC3" w:rsidRPr="00B70217" w:rsidRDefault="00A0240E" w:rsidP="004A4246">
      <w:pPr>
        <w:spacing w:line="480" w:lineRule="auto"/>
        <w:rPr>
          <w:rFonts w:ascii="Times New Roman" w:hAnsi="Times New Roman" w:cs="Times New Roman"/>
          <w:sz w:val="24"/>
          <w:szCs w:val="24"/>
        </w:rPr>
      </w:pPr>
      <w:r w:rsidRPr="00B70217">
        <w:rPr>
          <w:rFonts w:ascii="Times New Roman" w:hAnsi="Times New Roman" w:cs="Times New Roman"/>
          <w:sz w:val="24"/>
          <w:szCs w:val="24"/>
        </w:rPr>
        <w:t>Methods</w:t>
      </w:r>
      <w:r w:rsidR="00D940A4" w:rsidRPr="00B70217">
        <w:rPr>
          <w:rFonts w:ascii="Times New Roman" w:hAnsi="Times New Roman" w:cs="Times New Roman"/>
          <w:sz w:val="24"/>
          <w:szCs w:val="24"/>
        </w:rPr>
        <w:t xml:space="preserve">: We searched PubMed for studies reporting data on </w:t>
      </w:r>
      <w:r w:rsidR="00896117" w:rsidRPr="00B70217">
        <w:rPr>
          <w:rFonts w:ascii="Times New Roman" w:hAnsi="Times New Roman" w:cs="Times New Roman"/>
          <w:sz w:val="24"/>
          <w:szCs w:val="24"/>
        </w:rPr>
        <w:t xml:space="preserve">5-year </w:t>
      </w:r>
      <w:r w:rsidR="007F7CAB" w:rsidRPr="00B70217">
        <w:rPr>
          <w:rFonts w:ascii="Times New Roman" w:hAnsi="Times New Roman" w:cs="Times New Roman"/>
          <w:sz w:val="24"/>
          <w:szCs w:val="24"/>
        </w:rPr>
        <w:t xml:space="preserve">OS </w:t>
      </w:r>
      <w:r w:rsidR="00D940A4" w:rsidRPr="00B70217">
        <w:rPr>
          <w:rFonts w:ascii="Times New Roman" w:hAnsi="Times New Roman" w:cs="Times New Roman"/>
          <w:sz w:val="24"/>
          <w:szCs w:val="24"/>
        </w:rPr>
        <w:t xml:space="preserve">for </w:t>
      </w:r>
      <w:r w:rsidR="00881646" w:rsidRPr="00B70217">
        <w:rPr>
          <w:rFonts w:ascii="Times New Roman" w:hAnsi="Times New Roman" w:cs="Times New Roman"/>
          <w:sz w:val="24"/>
          <w:szCs w:val="24"/>
        </w:rPr>
        <w:t xml:space="preserve">CRLM </w:t>
      </w:r>
      <w:r w:rsidR="00896117" w:rsidRPr="00B70217">
        <w:rPr>
          <w:rFonts w:ascii="Times New Roman" w:hAnsi="Times New Roman" w:cs="Times New Roman"/>
          <w:sz w:val="24"/>
          <w:szCs w:val="24"/>
        </w:rPr>
        <w:t xml:space="preserve">originating </w:t>
      </w:r>
      <w:r w:rsidR="00881646" w:rsidRPr="00B70217">
        <w:rPr>
          <w:rFonts w:ascii="Times New Roman" w:hAnsi="Times New Roman" w:cs="Times New Roman"/>
          <w:sz w:val="24"/>
          <w:szCs w:val="24"/>
        </w:rPr>
        <w:t xml:space="preserve">from </w:t>
      </w:r>
      <w:r w:rsidR="00D940A4" w:rsidRPr="00B70217">
        <w:rPr>
          <w:rFonts w:ascii="Times New Roman" w:hAnsi="Times New Roman" w:cs="Times New Roman"/>
          <w:sz w:val="24"/>
          <w:szCs w:val="24"/>
        </w:rPr>
        <w:t>left-sided</w:t>
      </w:r>
      <w:r w:rsidR="004201B2" w:rsidRPr="00B70217">
        <w:rPr>
          <w:rFonts w:ascii="Times New Roman" w:hAnsi="Times New Roman" w:cs="Times New Roman"/>
          <w:sz w:val="24"/>
          <w:szCs w:val="24"/>
        </w:rPr>
        <w:t xml:space="preserve"> </w:t>
      </w:r>
      <w:r w:rsidR="00881646" w:rsidRPr="00B70217">
        <w:rPr>
          <w:rFonts w:ascii="Times New Roman" w:hAnsi="Times New Roman" w:cs="Times New Roman"/>
          <w:sz w:val="24"/>
          <w:szCs w:val="24"/>
        </w:rPr>
        <w:t xml:space="preserve">(LS) versus </w:t>
      </w:r>
      <w:r w:rsidR="00D940A4" w:rsidRPr="00B70217">
        <w:rPr>
          <w:rFonts w:ascii="Times New Roman" w:hAnsi="Times New Roman" w:cs="Times New Roman"/>
          <w:sz w:val="24"/>
          <w:szCs w:val="24"/>
        </w:rPr>
        <w:t>right-sided</w:t>
      </w:r>
      <w:r w:rsidR="004201B2" w:rsidRPr="00B70217">
        <w:rPr>
          <w:rFonts w:ascii="Times New Roman" w:hAnsi="Times New Roman" w:cs="Times New Roman"/>
          <w:sz w:val="24"/>
          <w:szCs w:val="24"/>
        </w:rPr>
        <w:t xml:space="preserve"> </w:t>
      </w:r>
      <w:r w:rsidR="00881646" w:rsidRPr="00B70217">
        <w:rPr>
          <w:rFonts w:ascii="Times New Roman" w:hAnsi="Times New Roman" w:cs="Times New Roman"/>
          <w:sz w:val="24"/>
          <w:szCs w:val="24"/>
        </w:rPr>
        <w:t xml:space="preserve">(RS) </w:t>
      </w:r>
      <w:r w:rsidR="00D940A4" w:rsidRPr="00B70217">
        <w:rPr>
          <w:rFonts w:ascii="Times New Roman" w:hAnsi="Times New Roman" w:cs="Times New Roman"/>
          <w:sz w:val="24"/>
          <w:szCs w:val="24"/>
        </w:rPr>
        <w:t>colon cancer stratified by KRAS status.</w:t>
      </w:r>
      <w:r w:rsidR="00A22B44" w:rsidRPr="00B70217">
        <w:rPr>
          <w:rFonts w:ascii="Times New Roman" w:hAnsi="Times New Roman" w:cs="Times New Roman"/>
          <w:sz w:val="24"/>
          <w:szCs w:val="24"/>
        </w:rPr>
        <w:t xml:space="preserve"> </w:t>
      </w:r>
      <w:r w:rsidR="001F17D0" w:rsidRPr="00B70217">
        <w:rPr>
          <w:rFonts w:ascii="Times New Roman" w:hAnsi="Times New Roman" w:cs="Times New Roman"/>
          <w:sz w:val="24"/>
          <w:szCs w:val="24"/>
        </w:rPr>
        <w:t>Individual participant data</w:t>
      </w:r>
      <w:r w:rsidR="004201B2" w:rsidRPr="00B70217">
        <w:rPr>
          <w:rFonts w:ascii="Times New Roman" w:hAnsi="Times New Roman" w:cs="Times New Roman"/>
          <w:sz w:val="24"/>
          <w:szCs w:val="24"/>
        </w:rPr>
        <w:t xml:space="preserve"> </w:t>
      </w:r>
      <w:r w:rsidR="001F17D0" w:rsidRPr="00B70217">
        <w:rPr>
          <w:rFonts w:ascii="Times New Roman" w:hAnsi="Times New Roman" w:cs="Times New Roman"/>
          <w:sz w:val="24"/>
          <w:szCs w:val="24"/>
        </w:rPr>
        <w:t xml:space="preserve">(IPD) were used if </w:t>
      </w:r>
      <w:r w:rsidR="00CA1C9E" w:rsidRPr="00B70217">
        <w:rPr>
          <w:rFonts w:ascii="Times New Roman" w:hAnsi="Times New Roman" w:cs="Times New Roman"/>
          <w:sz w:val="24"/>
          <w:szCs w:val="24"/>
        </w:rPr>
        <w:t>available,</w:t>
      </w:r>
      <w:r w:rsidR="001F17D0" w:rsidRPr="00B70217">
        <w:rPr>
          <w:rFonts w:ascii="Times New Roman" w:hAnsi="Times New Roman" w:cs="Times New Roman"/>
          <w:sz w:val="24"/>
          <w:szCs w:val="24"/>
        </w:rPr>
        <w:t xml:space="preserve"> if not IPD were simulated from the KM curves. </w:t>
      </w:r>
      <w:r w:rsidR="00E959E7" w:rsidRPr="00B70217">
        <w:rPr>
          <w:rFonts w:ascii="Times New Roman" w:hAnsi="Times New Roman" w:cs="Times New Roman"/>
          <w:sz w:val="24"/>
          <w:szCs w:val="24"/>
        </w:rPr>
        <w:t>Given that there are two definitions of PTL</w:t>
      </w:r>
      <w:r w:rsidR="00B95E02" w:rsidRPr="00B70217">
        <w:rPr>
          <w:rFonts w:ascii="Times New Roman" w:hAnsi="Times New Roman" w:cs="Times New Roman"/>
          <w:sz w:val="24"/>
          <w:szCs w:val="24"/>
        </w:rPr>
        <w:t>,</w:t>
      </w:r>
      <w:r w:rsidR="00CA1C9E" w:rsidRPr="00B70217">
        <w:rPr>
          <w:rFonts w:ascii="Times New Roman" w:hAnsi="Times New Roman" w:cs="Times New Roman"/>
          <w:sz w:val="24"/>
          <w:szCs w:val="24"/>
        </w:rPr>
        <w:t xml:space="preserve"> we performed </w:t>
      </w:r>
      <w:r w:rsidR="00B95E02" w:rsidRPr="00B70217">
        <w:rPr>
          <w:rFonts w:ascii="Times New Roman" w:hAnsi="Times New Roman" w:cs="Times New Roman"/>
          <w:sz w:val="24"/>
          <w:szCs w:val="24"/>
        </w:rPr>
        <w:t>two</w:t>
      </w:r>
      <w:r w:rsidR="00E959E7" w:rsidRPr="00B70217">
        <w:rPr>
          <w:rFonts w:ascii="Times New Roman" w:hAnsi="Times New Roman" w:cs="Times New Roman"/>
          <w:sz w:val="24"/>
          <w:szCs w:val="24"/>
        </w:rPr>
        <w:t xml:space="preserve"> meta-analyses for KRAS</w:t>
      </w:r>
      <w:r w:rsidR="006203BF" w:rsidRPr="00B70217">
        <w:rPr>
          <w:rFonts w:ascii="Times New Roman" w:hAnsi="Times New Roman" w:cs="Times New Roman"/>
          <w:sz w:val="24"/>
          <w:szCs w:val="24"/>
        </w:rPr>
        <w:t>-</w:t>
      </w:r>
      <w:r w:rsidR="00E959E7" w:rsidRPr="00B70217">
        <w:rPr>
          <w:rFonts w:ascii="Times New Roman" w:hAnsi="Times New Roman" w:cs="Times New Roman"/>
          <w:sz w:val="24"/>
          <w:szCs w:val="24"/>
        </w:rPr>
        <w:t xml:space="preserve">mutated patients and </w:t>
      </w:r>
      <w:del w:id="0" w:author="Michael Belias" w:date="2021-06-06T19:06:00Z">
        <w:r w:rsidR="00E959E7" w:rsidRPr="00B70217" w:rsidDel="00F7395F">
          <w:rPr>
            <w:rFonts w:ascii="Times New Roman" w:hAnsi="Times New Roman" w:cs="Times New Roman"/>
            <w:sz w:val="24"/>
            <w:szCs w:val="24"/>
          </w:rPr>
          <w:delText xml:space="preserve">other </w:delText>
        </w:r>
      </w:del>
      <w:r w:rsidR="00E959E7" w:rsidRPr="00B70217">
        <w:rPr>
          <w:rFonts w:ascii="Times New Roman" w:hAnsi="Times New Roman" w:cs="Times New Roman"/>
          <w:sz w:val="24"/>
          <w:szCs w:val="24"/>
        </w:rPr>
        <w:t xml:space="preserve">two for wild-type patients. </w:t>
      </w:r>
      <w:r w:rsidR="00CA1C9E" w:rsidRPr="00B70217">
        <w:rPr>
          <w:rFonts w:ascii="Times New Roman" w:hAnsi="Times New Roman" w:cs="Times New Roman"/>
          <w:sz w:val="24"/>
          <w:szCs w:val="24"/>
        </w:rPr>
        <w:t xml:space="preserve">To assess the difference between the effects of PTL </w:t>
      </w:r>
      <w:r w:rsidR="00E959E7" w:rsidRPr="00B70217">
        <w:rPr>
          <w:rFonts w:ascii="Times New Roman" w:hAnsi="Times New Roman" w:cs="Times New Roman"/>
          <w:sz w:val="24"/>
          <w:szCs w:val="24"/>
        </w:rPr>
        <w:t>in KRAS</w:t>
      </w:r>
      <w:r w:rsidR="006203BF" w:rsidRPr="00B70217">
        <w:rPr>
          <w:rFonts w:ascii="Times New Roman" w:hAnsi="Times New Roman" w:cs="Times New Roman"/>
          <w:sz w:val="24"/>
          <w:szCs w:val="24"/>
        </w:rPr>
        <w:t>-</w:t>
      </w:r>
      <w:r w:rsidR="00E959E7" w:rsidRPr="00B70217">
        <w:rPr>
          <w:rFonts w:ascii="Times New Roman" w:hAnsi="Times New Roman" w:cs="Times New Roman"/>
          <w:sz w:val="24"/>
          <w:szCs w:val="24"/>
        </w:rPr>
        <w:t>mutated vs wild</w:t>
      </w:r>
      <w:r w:rsidR="006203BF" w:rsidRPr="00B70217">
        <w:rPr>
          <w:rFonts w:ascii="Times New Roman" w:hAnsi="Times New Roman" w:cs="Times New Roman"/>
          <w:sz w:val="24"/>
          <w:szCs w:val="24"/>
        </w:rPr>
        <w:t>-</w:t>
      </w:r>
      <w:r w:rsidR="00E959E7" w:rsidRPr="00B70217">
        <w:rPr>
          <w:rFonts w:ascii="Times New Roman" w:hAnsi="Times New Roman" w:cs="Times New Roman"/>
          <w:sz w:val="24"/>
          <w:szCs w:val="24"/>
        </w:rPr>
        <w:t>type CRLM</w:t>
      </w:r>
      <w:r w:rsidR="00B95E02" w:rsidRPr="00B70217">
        <w:rPr>
          <w:rFonts w:ascii="Times New Roman" w:hAnsi="Times New Roman" w:cs="Times New Roman"/>
          <w:sz w:val="24"/>
          <w:szCs w:val="24"/>
        </w:rPr>
        <w:t>,</w:t>
      </w:r>
      <w:r w:rsidR="00CA1C9E" w:rsidRPr="00B70217">
        <w:rPr>
          <w:rFonts w:ascii="Times New Roman" w:hAnsi="Times New Roman" w:cs="Times New Roman"/>
          <w:sz w:val="24"/>
          <w:szCs w:val="24"/>
        </w:rPr>
        <w:t xml:space="preserve"> we </w:t>
      </w:r>
      <w:r w:rsidR="00A22B44" w:rsidRPr="00B70217">
        <w:rPr>
          <w:rFonts w:ascii="Times New Roman" w:hAnsi="Times New Roman" w:cs="Times New Roman"/>
          <w:sz w:val="24"/>
          <w:szCs w:val="24"/>
        </w:rPr>
        <w:t xml:space="preserve">similarly </w:t>
      </w:r>
      <w:r w:rsidR="00CA1C9E" w:rsidRPr="00B70217">
        <w:rPr>
          <w:rFonts w:ascii="Times New Roman" w:hAnsi="Times New Roman" w:cs="Times New Roman"/>
          <w:sz w:val="24"/>
          <w:szCs w:val="24"/>
        </w:rPr>
        <w:t xml:space="preserve">performed </w:t>
      </w:r>
      <w:r w:rsidR="00A22B44" w:rsidRPr="00B70217">
        <w:rPr>
          <w:rFonts w:ascii="Times New Roman" w:hAnsi="Times New Roman" w:cs="Times New Roman"/>
          <w:sz w:val="24"/>
          <w:szCs w:val="24"/>
        </w:rPr>
        <w:t xml:space="preserve">two meta-analyses </w:t>
      </w:r>
      <w:r w:rsidR="00CA1C9E" w:rsidRPr="00B70217">
        <w:rPr>
          <w:rFonts w:ascii="Times New Roman" w:hAnsi="Times New Roman" w:cs="Times New Roman"/>
          <w:sz w:val="24"/>
          <w:szCs w:val="24"/>
        </w:rPr>
        <w:t xml:space="preserve">of interaction terms. </w:t>
      </w:r>
    </w:p>
    <w:p w14:paraId="65DF3049" w14:textId="05FE3570" w:rsidR="00445AC3" w:rsidRPr="00B70217" w:rsidRDefault="00445AC3" w:rsidP="004A4246">
      <w:pPr>
        <w:spacing w:line="480" w:lineRule="auto"/>
        <w:rPr>
          <w:rFonts w:ascii="Times New Roman" w:hAnsi="Times New Roman" w:cs="Times New Roman"/>
          <w:sz w:val="24"/>
          <w:szCs w:val="24"/>
        </w:rPr>
      </w:pPr>
      <w:r w:rsidRPr="00B70217">
        <w:rPr>
          <w:rFonts w:ascii="Times New Roman" w:hAnsi="Times New Roman" w:cs="Times New Roman"/>
          <w:sz w:val="24"/>
          <w:szCs w:val="24"/>
        </w:rPr>
        <w:t xml:space="preserve">Results: </w:t>
      </w:r>
      <w:del w:id="1" w:author="Michael Belias" w:date="2021-06-06T19:06:00Z">
        <w:r w:rsidR="009C58D2" w:rsidRPr="00B70217" w:rsidDel="00F7395F">
          <w:rPr>
            <w:rFonts w:ascii="Times New Roman" w:hAnsi="Times New Roman" w:cs="Times New Roman"/>
            <w:sz w:val="24"/>
            <w:szCs w:val="24"/>
          </w:rPr>
          <w:delText>Th</w:delText>
        </w:r>
        <w:r w:rsidR="00B95E02" w:rsidRPr="00B70217" w:rsidDel="00F7395F">
          <w:rPr>
            <w:rFonts w:ascii="Times New Roman" w:hAnsi="Times New Roman" w:cs="Times New Roman"/>
            <w:sz w:val="24"/>
            <w:szCs w:val="24"/>
          </w:rPr>
          <w:delText xml:space="preserve">is </w:delText>
        </w:r>
      </w:del>
      <w:ins w:id="2" w:author="Michael Belias" w:date="2021-06-06T19:06:00Z">
        <w:r w:rsidR="00F7395F" w:rsidRPr="00B70217">
          <w:rPr>
            <w:rFonts w:ascii="Times New Roman" w:hAnsi="Times New Roman" w:cs="Times New Roman"/>
            <w:sz w:val="24"/>
            <w:szCs w:val="24"/>
          </w:rPr>
          <w:t>Th</w:t>
        </w:r>
        <w:r w:rsidR="00F7395F">
          <w:rPr>
            <w:rFonts w:ascii="Times New Roman" w:hAnsi="Times New Roman" w:cs="Times New Roman"/>
            <w:sz w:val="24"/>
            <w:szCs w:val="24"/>
          </w:rPr>
          <w:t>e</w:t>
        </w:r>
        <w:r w:rsidR="00F7395F" w:rsidRPr="00B70217">
          <w:rPr>
            <w:rFonts w:ascii="Times New Roman" w:hAnsi="Times New Roman" w:cs="Times New Roman"/>
            <w:sz w:val="24"/>
            <w:szCs w:val="24"/>
          </w:rPr>
          <w:t xml:space="preserve"> </w:t>
        </w:r>
      </w:ins>
      <w:r w:rsidR="009C58D2" w:rsidRPr="00B70217">
        <w:rPr>
          <w:rFonts w:ascii="Times New Roman" w:hAnsi="Times New Roman" w:cs="Times New Roman"/>
          <w:sz w:val="24"/>
          <w:szCs w:val="24"/>
        </w:rPr>
        <w:t>meta-</w:t>
      </w:r>
      <w:del w:id="3" w:author="Michael Belias" w:date="2021-06-06T19:06:00Z">
        <w:r w:rsidR="009C58D2" w:rsidRPr="00B70217" w:rsidDel="00F7395F">
          <w:rPr>
            <w:rFonts w:ascii="Times New Roman" w:hAnsi="Times New Roman" w:cs="Times New Roman"/>
            <w:sz w:val="24"/>
            <w:szCs w:val="24"/>
          </w:rPr>
          <w:delText xml:space="preserve">analysis </w:delText>
        </w:r>
      </w:del>
      <w:ins w:id="4" w:author="Michael Belias" w:date="2021-06-06T19:06:00Z">
        <w:r w:rsidR="00F7395F" w:rsidRPr="00B70217">
          <w:rPr>
            <w:rFonts w:ascii="Times New Roman" w:hAnsi="Times New Roman" w:cs="Times New Roman"/>
            <w:sz w:val="24"/>
            <w:szCs w:val="24"/>
          </w:rPr>
          <w:t>analys</w:t>
        </w:r>
        <w:r w:rsidR="00F7395F">
          <w:rPr>
            <w:rFonts w:ascii="Times New Roman" w:hAnsi="Times New Roman" w:cs="Times New Roman"/>
            <w:sz w:val="24"/>
            <w:szCs w:val="24"/>
          </w:rPr>
          <w:t>es</w:t>
        </w:r>
        <w:r w:rsidR="00F7395F" w:rsidRPr="00B70217">
          <w:rPr>
            <w:rFonts w:ascii="Times New Roman" w:hAnsi="Times New Roman" w:cs="Times New Roman"/>
            <w:sz w:val="24"/>
            <w:szCs w:val="24"/>
          </w:rPr>
          <w:t xml:space="preserve"> </w:t>
        </w:r>
      </w:ins>
      <w:r w:rsidR="009C58D2" w:rsidRPr="00B70217">
        <w:rPr>
          <w:rFonts w:ascii="Times New Roman" w:hAnsi="Times New Roman" w:cs="Times New Roman"/>
          <w:sz w:val="24"/>
          <w:szCs w:val="24"/>
        </w:rPr>
        <w:t>included 8</w:t>
      </w:r>
      <w:r w:rsidRPr="00B70217">
        <w:rPr>
          <w:rFonts w:ascii="Times New Roman" w:hAnsi="Times New Roman" w:cs="Times New Roman"/>
          <w:sz w:val="24"/>
          <w:szCs w:val="24"/>
        </w:rPr>
        <w:t xml:space="preserve"> studies</w:t>
      </w:r>
      <w:r w:rsidR="009C58D2" w:rsidRPr="00B70217">
        <w:rPr>
          <w:rFonts w:ascii="Times New Roman" w:hAnsi="Times New Roman" w:cs="Times New Roman"/>
          <w:sz w:val="24"/>
          <w:szCs w:val="24"/>
        </w:rPr>
        <w:t xml:space="preserve"> and </w:t>
      </w:r>
      <w:r w:rsidR="001113EC">
        <w:rPr>
          <w:rFonts w:ascii="Times New Roman" w:hAnsi="Times New Roman" w:cs="Times New Roman"/>
          <w:sz w:val="24"/>
          <w:szCs w:val="24"/>
        </w:rPr>
        <w:t>7</w:t>
      </w:r>
      <w:r w:rsidR="00E959E7" w:rsidRPr="00B70217">
        <w:rPr>
          <w:rFonts w:ascii="Times New Roman" w:hAnsi="Times New Roman" w:cs="Times New Roman"/>
          <w:sz w:val="24"/>
          <w:szCs w:val="24"/>
        </w:rPr>
        <w:t>,</w:t>
      </w:r>
      <w:r w:rsidR="001113EC">
        <w:rPr>
          <w:rFonts w:ascii="Times New Roman" w:hAnsi="Times New Roman" w:cs="Times New Roman"/>
          <w:sz w:val="24"/>
          <w:szCs w:val="24"/>
        </w:rPr>
        <w:t>477</w:t>
      </w:r>
      <w:r w:rsidR="009C58D2" w:rsidRPr="00B70217">
        <w:rPr>
          <w:rFonts w:ascii="Times New Roman" w:hAnsi="Times New Roman" w:cs="Times New Roman"/>
          <w:sz w:val="24"/>
          <w:szCs w:val="24"/>
        </w:rPr>
        <w:t xml:space="preserve"> </w:t>
      </w:r>
      <w:r w:rsidRPr="00B70217">
        <w:rPr>
          <w:rFonts w:ascii="Times New Roman" w:hAnsi="Times New Roman" w:cs="Times New Roman"/>
          <w:sz w:val="24"/>
          <w:szCs w:val="24"/>
        </w:rPr>
        <w:t>patients</w:t>
      </w:r>
      <w:r w:rsidR="009C58D2" w:rsidRPr="00B70217">
        <w:rPr>
          <w:rFonts w:ascii="Times New Roman" w:hAnsi="Times New Roman" w:cs="Times New Roman"/>
          <w:sz w:val="24"/>
          <w:szCs w:val="24"/>
        </w:rPr>
        <w:t>.</w:t>
      </w:r>
      <w:r w:rsidRPr="00B70217">
        <w:rPr>
          <w:rFonts w:ascii="Times New Roman" w:hAnsi="Times New Roman" w:cs="Times New Roman"/>
          <w:sz w:val="24"/>
          <w:szCs w:val="24"/>
        </w:rPr>
        <w:t xml:space="preserve"> </w:t>
      </w:r>
      <w:r w:rsidR="00A22B44" w:rsidRPr="00B70217">
        <w:rPr>
          <w:rFonts w:ascii="Times New Roman" w:hAnsi="Times New Roman" w:cs="Times New Roman"/>
          <w:sz w:val="24"/>
          <w:szCs w:val="24"/>
        </w:rPr>
        <w:t>PTL ha</w:t>
      </w:r>
      <w:r w:rsidR="00CF7E80" w:rsidRPr="00B70217">
        <w:rPr>
          <w:rFonts w:ascii="Times New Roman" w:hAnsi="Times New Roman" w:cs="Times New Roman"/>
          <w:sz w:val="24"/>
          <w:szCs w:val="24"/>
        </w:rPr>
        <w:t>d</w:t>
      </w:r>
      <w:r w:rsidR="00A22B44" w:rsidRPr="00B70217">
        <w:rPr>
          <w:rFonts w:ascii="Times New Roman" w:hAnsi="Times New Roman" w:cs="Times New Roman"/>
          <w:sz w:val="24"/>
          <w:szCs w:val="24"/>
        </w:rPr>
        <w:t xml:space="preserve"> prognostic value only in patients with wild</w:t>
      </w:r>
      <w:r w:rsidR="006203BF" w:rsidRPr="00B70217">
        <w:rPr>
          <w:rFonts w:ascii="Times New Roman" w:hAnsi="Times New Roman" w:cs="Times New Roman"/>
          <w:sz w:val="24"/>
          <w:szCs w:val="24"/>
        </w:rPr>
        <w:t>-</w:t>
      </w:r>
      <w:r w:rsidR="00A22B44" w:rsidRPr="00B70217">
        <w:rPr>
          <w:rFonts w:ascii="Times New Roman" w:hAnsi="Times New Roman" w:cs="Times New Roman"/>
          <w:sz w:val="24"/>
          <w:szCs w:val="24"/>
        </w:rPr>
        <w:t xml:space="preserve">type </w:t>
      </w:r>
      <w:proofErr w:type="spellStart"/>
      <w:r w:rsidR="00A22B44" w:rsidRPr="00B70217">
        <w:rPr>
          <w:rFonts w:ascii="Times New Roman" w:hAnsi="Times New Roman" w:cs="Times New Roman"/>
          <w:sz w:val="24"/>
          <w:szCs w:val="24"/>
        </w:rPr>
        <w:t>tumors</w:t>
      </w:r>
      <w:proofErr w:type="spellEnd"/>
      <w:r w:rsidR="004201B2" w:rsidRPr="00B70217">
        <w:rPr>
          <w:rFonts w:ascii="Times New Roman" w:hAnsi="Times New Roman" w:cs="Times New Roman"/>
          <w:sz w:val="24"/>
          <w:szCs w:val="24"/>
        </w:rPr>
        <w:t xml:space="preserve"> </w:t>
      </w:r>
      <w:r w:rsidR="00CF7E80" w:rsidRPr="00B70217">
        <w:rPr>
          <w:rFonts w:ascii="Times New Roman" w:hAnsi="Times New Roman" w:cs="Times New Roman"/>
          <w:sz w:val="24"/>
          <w:szCs w:val="24"/>
        </w:rPr>
        <w:t xml:space="preserve">(HR for LS: 0.71 </w:t>
      </w:r>
      <w:r w:rsidR="00B95E02" w:rsidRPr="00B70217">
        <w:rPr>
          <w:rFonts w:ascii="Times New Roman" w:hAnsi="Times New Roman" w:cs="Times New Roman"/>
          <w:sz w:val="24"/>
          <w:szCs w:val="24"/>
        </w:rPr>
        <w:t>[</w:t>
      </w:r>
      <w:r w:rsidR="00CF7E80" w:rsidRPr="00B70217">
        <w:rPr>
          <w:rFonts w:ascii="Times New Roman" w:hAnsi="Times New Roman" w:cs="Times New Roman"/>
          <w:sz w:val="24"/>
          <w:szCs w:val="24"/>
        </w:rPr>
        <w:t>0.62-0.82</w:t>
      </w:r>
      <w:r w:rsidR="00B95E02" w:rsidRPr="00B70217">
        <w:rPr>
          <w:rFonts w:ascii="Times New Roman" w:hAnsi="Times New Roman" w:cs="Times New Roman"/>
          <w:sz w:val="24"/>
          <w:szCs w:val="24"/>
        </w:rPr>
        <w:t>])</w:t>
      </w:r>
      <w:r w:rsidR="00CF7E80" w:rsidRPr="00B70217">
        <w:rPr>
          <w:rFonts w:ascii="Times New Roman" w:hAnsi="Times New Roman" w:cs="Times New Roman"/>
          <w:sz w:val="24"/>
          <w:szCs w:val="24"/>
        </w:rPr>
        <w:t>, but not in those with KRAS</w:t>
      </w:r>
      <w:r w:rsidR="006203BF" w:rsidRPr="00B70217">
        <w:rPr>
          <w:rFonts w:ascii="Times New Roman" w:hAnsi="Times New Roman" w:cs="Times New Roman"/>
          <w:sz w:val="24"/>
          <w:szCs w:val="24"/>
        </w:rPr>
        <w:t>-</w:t>
      </w:r>
      <w:r w:rsidR="00CF7E80" w:rsidRPr="00B70217">
        <w:rPr>
          <w:rFonts w:ascii="Times New Roman" w:hAnsi="Times New Roman" w:cs="Times New Roman"/>
          <w:sz w:val="24"/>
          <w:szCs w:val="24"/>
        </w:rPr>
        <w:t xml:space="preserve">mutated </w:t>
      </w:r>
      <w:proofErr w:type="spellStart"/>
      <w:r w:rsidR="00CF7E80" w:rsidRPr="00B70217">
        <w:rPr>
          <w:rFonts w:ascii="Times New Roman" w:hAnsi="Times New Roman" w:cs="Times New Roman"/>
          <w:sz w:val="24"/>
          <w:szCs w:val="24"/>
        </w:rPr>
        <w:t>tumors</w:t>
      </w:r>
      <w:proofErr w:type="spellEnd"/>
      <w:r w:rsidR="004201B2" w:rsidRPr="00B70217">
        <w:rPr>
          <w:rFonts w:ascii="Times New Roman" w:hAnsi="Times New Roman" w:cs="Times New Roman"/>
          <w:sz w:val="24"/>
          <w:szCs w:val="24"/>
        </w:rPr>
        <w:t xml:space="preserve"> </w:t>
      </w:r>
      <w:r w:rsidR="00CF7E80" w:rsidRPr="00B70217">
        <w:rPr>
          <w:rFonts w:ascii="Times New Roman" w:hAnsi="Times New Roman" w:cs="Times New Roman"/>
          <w:sz w:val="24"/>
          <w:szCs w:val="24"/>
        </w:rPr>
        <w:t xml:space="preserve">(HR: 0.99 </w:t>
      </w:r>
      <w:r w:rsidR="00B95E02" w:rsidRPr="00B70217">
        <w:rPr>
          <w:rFonts w:ascii="Times New Roman" w:hAnsi="Times New Roman" w:cs="Times New Roman"/>
          <w:sz w:val="24"/>
          <w:szCs w:val="24"/>
        </w:rPr>
        <w:t>[</w:t>
      </w:r>
      <w:r w:rsidR="00CF7E80" w:rsidRPr="00B70217">
        <w:rPr>
          <w:rFonts w:ascii="Times New Roman" w:hAnsi="Times New Roman" w:cs="Times New Roman"/>
          <w:sz w:val="24"/>
          <w:szCs w:val="24"/>
        </w:rPr>
        <w:t>0.85-1.15</w:t>
      </w:r>
      <w:r w:rsidR="00B95E02" w:rsidRPr="00B70217">
        <w:rPr>
          <w:rFonts w:ascii="Times New Roman" w:hAnsi="Times New Roman" w:cs="Times New Roman"/>
          <w:sz w:val="24"/>
          <w:szCs w:val="24"/>
        </w:rPr>
        <w:t>])</w:t>
      </w:r>
      <w:r w:rsidR="00A22B44" w:rsidRPr="00B70217">
        <w:rPr>
          <w:rFonts w:ascii="Times New Roman" w:hAnsi="Times New Roman" w:cs="Times New Roman"/>
          <w:sz w:val="24"/>
          <w:szCs w:val="24"/>
        </w:rPr>
        <w:t xml:space="preserve">. </w:t>
      </w:r>
      <w:r w:rsidR="00CF7E80" w:rsidRPr="00B70217">
        <w:rPr>
          <w:rFonts w:ascii="Times New Roman" w:hAnsi="Times New Roman" w:cs="Times New Roman"/>
          <w:sz w:val="24"/>
          <w:szCs w:val="24"/>
        </w:rPr>
        <w:t xml:space="preserve">The meta-analysis of interaction terms showed a significant interaction between </w:t>
      </w:r>
      <w:proofErr w:type="spellStart"/>
      <w:r w:rsidR="00CF7E80" w:rsidRPr="00B70217">
        <w:rPr>
          <w:rFonts w:ascii="Times New Roman" w:hAnsi="Times New Roman" w:cs="Times New Roman"/>
          <w:sz w:val="24"/>
          <w:szCs w:val="24"/>
        </w:rPr>
        <w:t>tumor</w:t>
      </w:r>
      <w:proofErr w:type="spellEnd"/>
      <w:r w:rsidR="00CF7E80" w:rsidRPr="00B70217">
        <w:rPr>
          <w:rFonts w:ascii="Times New Roman" w:hAnsi="Times New Roman" w:cs="Times New Roman"/>
          <w:sz w:val="24"/>
          <w:szCs w:val="24"/>
        </w:rPr>
        <w:t xml:space="preserve"> side and KRAS status</w:t>
      </w:r>
      <w:r w:rsidR="004201B2" w:rsidRPr="00B70217">
        <w:rPr>
          <w:rFonts w:ascii="Times New Roman" w:hAnsi="Times New Roman" w:cs="Times New Roman"/>
          <w:sz w:val="24"/>
          <w:szCs w:val="24"/>
        </w:rPr>
        <w:t xml:space="preserve"> </w:t>
      </w:r>
      <w:r w:rsidR="00CF7E80" w:rsidRPr="00B70217">
        <w:rPr>
          <w:rFonts w:ascii="Times New Roman" w:hAnsi="Times New Roman" w:cs="Times New Roman"/>
          <w:sz w:val="24"/>
          <w:szCs w:val="24"/>
        </w:rPr>
        <w:t>(HR:1.38</w:t>
      </w:r>
      <w:r w:rsidR="004201B2" w:rsidRPr="00B70217">
        <w:rPr>
          <w:rFonts w:ascii="Times New Roman" w:hAnsi="Times New Roman" w:cs="Times New Roman"/>
          <w:sz w:val="24"/>
          <w:szCs w:val="24"/>
        </w:rPr>
        <w:t xml:space="preserve"> [</w:t>
      </w:r>
      <w:r w:rsidR="00CF7E80" w:rsidRPr="00B70217">
        <w:rPr>
          <w:rFonts w:ascii="Times New Roman" w:hAnsi="Times New Roman" w:cs="Times New Roman"/>
          <w:sz w:val="24"/>
          <w:szCs w:val="24"/>
        </w:rPr>
        <w:t>1.24-1.53</w:t>
      </w:r>
      <w:r w:rsidR="004201B2" w:rsidRPr="00B70217">
        <w:rPr>
          <w:rFonts w:ascii="Times New Roman" w:hAnsi="Times New Roman" w:cs="Times New Roman"/>
          <w:sz w:val="24"/>
          <w:szCs w:val="24"/>
        </w:rPr>
        <w:t>]</w:t>
      </w:r>
      <w:r w:rsidR="00CF7E80" w:rsidRPr="00B70217">
        <w:rPr>
          <w:rFonts w:ascii="Times New Roman" w:hAnsi="Times New Roman" w:cs="Times New Roman"/>
          <w:sz w:val="24"/>
          <w:szCs w:val="24"/>
        </w:rPr>
        <w:t>).</w:t>
      </w:r>
      <w:r w:rsidR="00B95E02" w:rsidRPr="00B70217">
        <w:rPr>
          <w:rFonts w:ascii="Times New Roman" w:hAnsi="Times New Roman" w:cs="Times New Roman"/>
          <w:sz w:val="24"/>
          <w:szCs w:val="24"/>
        </w:rPr>
        <w:t xml:space="preserve"> </w:t>
      </w:r>
      <w:r w:rsidR="00A22B44" w:rsidRPr="00B70217">
        <w:rPr>
          <w:rFonts w:ascii="Times New Roman" w:hAnsi="Times New Roman" w:cs="Times New Roman"/>
          <w:sz w:val="24"/>
          <w:szCs w:val="24"/>
        </w:rPr>
        <w:t xml:space="preserve">Similar results were obtained when </w:t>
      </w:r>
      <w:r w:rsidR="00E959E7" w:rsidRPr="00B70217">
        <w:rPr>
          <w:rFonts w:ascii="Times New Roman" w:hAnsi="Times New Roman" w:cs="Times New Roman"/>
          <w:sz w:val="24"/>
          <w:szCs w:val="24"/>
        </w:rPr>
        <w:t>the second</w:t>
      </w:r>
      <w:r w:rsidR="00A22B44" w:rsidRPr="00B70217">
        <w:rPr>
          <w:rFonts w:ascii="Times New Roman" w:hAnsi="Times New Roman" w:cs="Times New Roman"/>
          <w:sz w:val="24"/>
          <w:szCs w:val="24"/>
        </w:rPr>
        <w:t xml:space="preserve"> definition of PTL</w:t>
      </w:r>
      <w:r w:rsidR="00B95E02" w:rsidRPr="00B70217">
        <w:rPr>
          <w:rFonts w:ascii="Times New Roman" w:hAnsi="Times New Roman" w:cs="Times New Roman"/>
          <w:sz w:val="24"/>
          <w:szCs w:val="24"/>
        </w:rPr>
        <w:t xml:space="preserve"> was used</w:t>
      </w:r>
      <w:r w:rsidR="00A22B44" w:rsidRPr="00B70217">
        <w:rPr>
          <w:rFonts w:ascii="Times New Roman" w:hAnsi="Times New Roman" w:cs="Times New Roman"/>
          <w:sz w:val="24"/>
          <w:szCs w:val="24"/>
        </w:rPr>
        <w:t xml:space="preserve">. </w:t>
      </w:r>
    </w:p>
    <w:p w14:paraId="24F9450A" w14:textId="03313310" w:rsidR="0032784B" w:rsidRPr="00B70217" w:rsidRDefault="00445AC3" w:rsidP="004A4246">
      <w:pPr>
        <w:spacing w:line="480" w:lineRule="auto"/>
        <w:rPr>
          <w:rFonts w:ascii="Times New Roman" w:hAnsi="Times New Roman" w:cs="Times New Roman"/>
          <w:sz w:val="24"/>
          <w:szCs w:val="24"/>
        </w:rPr>
      </w:pPr>
      <w:r w:rsidRPr="00B70217">
        <w:rPr>
          <w:rFonts w:ascii="Times New Roman" w:hAnsi="Times New Roman" w:cs="Times New Roman"/>
          <w:sz w:val="24"/>
          <w:szCs w:val="24"/>
        </w:rPr>
        <w:t xml:space="preserve">Conclusions: </w:t>
      </w:r>
      <w:r w:rsidR="0032784B" w:rsidRPr="00B70217">
        <w:rPr>
          <w:rFonts w:ascii="Times New Roman" w:hAnsi="Times New Roman" w:cs="Times New Roman"/>
          <w:sz w:val="24"/>
          <w:szCs w:val="24"/>
        </w:rPr>
        <w:t>PTL has a different effect in patients with wild</w:t>
      </w:r>
      <w:r w:rsidR="006203BF" w:rsidRPr="00B70217">
        <w:rPr>
          <w:rFonts w:ascii="Times New Roman" w:hAnsi="Times New Roman" w:cs="Times New Roman"/>
          <w:sz w:val="24"/>
          <w:szCs w:val="24"/>
        </w:rPr>
        <w:t>-</w:t>
      </w:r>
      <w:r w:rsidR="0032784B" w:rsidRPr="00B70217">
        <w:rPr>
          <w:rFonts w:ascii="Times New Roman" w:hAnsi="Times New Roman" w:cs="Times New Roman"/>
          <w:sz w:val="24"/>
          <w:szCs w:val="24"/>
        </w:rPr>
        <w:t>type versus KRAS</w:t>
      </w:r>
      <w:r w:rsidR="006203BF" w:rsidRPr="00B70217">
        <w:rPr>
          <w:rFonts w:ascii="Times New Roman" w:hAnsi="Times New Roman" w:cs="Times New Roman"/>
          <w:sz w:val="24"/>
          <w:szCs w:val="24"/>
        </w:rPr>
        <w:t>-</w:t>
      </w:r>
      <w:r w:rsidR="0032784B" w:rsidRPr="00B70217">
        <w:rPr>
          <w:rFonts w:ascii="Times New Roman" w:hAnsi="Times New Roman" w:cs="Times New Roman"/>
          <w:sz w:val="24"/>
          <w:szCs w:val="24"/>
        </w:rPr>
        <w:t xml:space="preserve">mutated </w:t>
      </w:r>
      <w:proofErr w:type="spellStart"/>
      <w:r w:rsidR="0032784B" w:rsidRPr="00B70217">
        <w:rPr>
          <w:rFonts w:ascii="Times New Roman" w:hAnsi="Times New Roman" w:cs="Times New Roman"/>
          <w:sz w:val="24"/>
          <w:szCs w:val="24"/>
        </w:rPr>
        <w:t>tumors</w:t>
      </w:r>
      <w:proofErr w:type="spellEnd"/>
      <w:r w:rsidR="0032784B" w:rsidRPr="00B70217">
        <w:rPr>
          <w:rFonts w:ascii="Times New Roman" w:hAnsi="Times New Roman" w:cs="Times New Roman"/>
          <w:sz w:val="24"/>
          <w:szCs w:val="24"/>
        </w:rPr>
        <w:t xml:space="preserve">, with RS </w:t>
      </w:r>
      <w:proofErr w:type="spellStart"/>
      <w:r w:rsidR="0032784B" w:rsidRPr="00B70217">
        <w:rPr>
          <w:rFonts w:ascii="Times New Roman" w:hAnsi="Times New Roman" w:cs="Times New Roman"/>
          <w:sz w:val="24"/>
          <w:szCs w:val="24"/>
        </w:rPr>
        <w:t>tumors</w:t>
      </w:r>
      <w:proofErr w:type="spellEnd"/>
      <w:r w:rsidR="0032784B" w:rsidRPr="00B70217">
        <w:rPr>
          <w:rFonts w:ascii="Times New Roman" w:hAnsi="Times New Roman" w:cs="Times New Roman"/>
          <w:sz w:val="24"/>
          <w:szCs w:val="24"/>
        </w:rPr>
        <w:t xml:space="preserve"> translating to worse OS only in the former.</w:t>
      </w:r>
      <w:r w:rsidR="00B95E02" w:rsidRPr="00B70217">
        <w:rPr>
          <w:rFonts w:ascii="Times New Roman" w:hAnsi="Times New Roman" w:cs="Times New Roman"/>
          <w:sz w:val="24"/>
          <w:szCs w:val="24"/>
        </w:rPr>
        <w:t xml:space="preserve"> G</w:t>
      </w:r>
      <w:r w:rsidR="0032784B" w:rsidRPr="00B70217">
        <w:rPr>
          <w:rFonts w:ascii="Times New Roman" w:hAnsi="Times New Roman" w:cs="Times New Roman"/>
          <w:sz w:val="24"/>
          <w:szCs w:val="24"/>
        </w:rPr>
        <w:t xml:space="preserve">iven the wide application of KRAS as a marker of </w:t>
      </w:r>
      <w:proofErr w:type="spellStart"/>
      <w:r w:rsidR="0032784B" w:rsidRPr="00B70217">
        <w:rPr>
          <w:rFonts w:ascii="Times New Roman" w:hAnsi="Times New Roman" w:cs="Times New Roman"/>
          <w:sz w:val="24"/>
          <w:szCs w:val="24"/>
        </w:rPr>
        <w:t>tumor</w:t>
      </w:r>
      <w:proofErr w:type="spellEnd"/>
      <w:r w:rsidR="0032784B" w:rsidRPr="00B70217">
        <w:rPr>
          <w:rFonts w:ascii="Times New Roman" w:hAnsi="Times New Roman" w:cs="Times New Roman"/>
          <w:sz w:val="24"/>
          <w:szCs w:val="24"/>
        </w:rPr>
        <w:t xml:space="preserve"> biology and PTL as a prognostic factor, our findings suggest a major change in how we </w:t>
      </w:r>
      <w:r w:rsidR="006203BF" w:rsidRPr="00B70217">
        <w:rPr>
          <w:rFonts w:ascii="Times New Roman" w:hAnsi="Times New Roman" w:cs="Times New Roman"/>
          <w:sz w:val="24"/>
          <w:szCs w:val="24"/>
        </w:rPr>
        <w:t>should</w:t>
      </w:r>
      <w:r w:rsidR="0032784B" w:rsidRPr="00B70217">
        <w:rPr>
          <w:rFonts w:ascii="Times New Roman" w:hAnsi="Times New Roman" w:cs="Times New Roman"/>
          <w:sz w:val="24"/>
          <w:szCs w:val="24"/>
        </w:rPr>
        <w:t xml:space="preserve"> utilize these two variables.</w:t>
      </w:r>
    </w:p>
    <w:p w14:paraId="4A580CAC" w14:textId="006339A0" w:rsidR="001837D9" w:rsidRPr="00B70217" w:rsidRDefault="001837D9" w:rsidP="00727BEC">
      <w:pPr>
        <w:pStyle w:val="Heading1"/>
        <w:rPr>
          <w:rFonts w:ascii="Times New Roman" w:hAnsi="Times New Roman" w:cs="Times New Roman"/>
          <w:sz w:val="24"/>
          <w:szCs w:val="24"/>
        </w:rPr>
      </w:pPr>
      <w:r w:rsidRPr="00B70217">
        <w:rPr>
          <w:rFonts w:ascii="Times New Roman" w:hAnsi="Times New Roman" w:cs="Times New Roman"/>
          <w:sz w:val="24"/>
          <w:szCs w:val="24"/>
        </w:rPr>
        <w:lastRenderedPageBreak/>
        <w:t>Introduction</w:t>
      </w:r>
    </w:p>
    <w:p w14:paraId="79A66A64" w14:textId="77777777" w:rsidR="008C4D94" w:rsidRPr="00B70217" w:rsidRDefault="008C4D94" w:rsidP="008C4D94">
      <w:pPr>
        <w:rPr>
          <w:rFonts w:ascii="Times New Roman" w:hAnsi="Times New Roman" w:cs="Times New Roman"/>
          <w:sz w:val="24"/>
          <w:szCs w:val="24"/>
        </w:rPr>
      </w:pPr>
    </w:p>
    <w:p w14:paraId="4C4D3E19" w14:textId="54FF6A71" w:rsidR="005B4227" w:rsidRPr="00B70217" w:rsidRDefault="00DC77C5" w:rsidP="00DC77C5">
      <w:pPr>
        <w:spacing w:line="480" w:lineRule="auto"/>
        <w:rPr>
          <w:rFonts w:ascii="Times New Roman" w:hAnsi="Times New Roman" w:cs="Times New Roman"/>
          <w:sz w:val="24"/>
          <w:szCs w:val="24"/>
        </w:rPr>
      </w:pPr>
      <w:r w:rsidRPr="00B70217">
        <w:rPr>
          <w:rFonts w:ascii="Times New Roman" w:hAnsi="Times New Roman" w:cs="Times New Roman"/>
          <w:sz w:val="24"/>
          <w:szCs w:val="24"/>
        </w:rPr>
        <w:t xml:space="preserve">Primary </w:t>
      </w:r>
      <w:proofErr w:type="spellStart"/>
      <w:r w:rsidRPr="00B70217">
        <w:rPr>
          <w:rFonts w:ascii="Times New Roman" w:hAnsi="Times New Roman" w:cs="Times New Roman"/>
          <w:sz w:val="24"/>
          <w:szCs w:val="24"/>
        </w:rPr>
        <w:t>tumor</w:t>
      </w:r>
      <w:proofErr w:type="spellEnd"/>
      <w:r w:rsidRPr="00B70217">
        <w:rPr>
          <w:rFonts w:ascii="Times New Roman" w:hAnsi="Times New Roman" w:cs="Times New Roman"/>
          <w:sz w:val="24"/>
          <w:szCs w:val="24"/>
        </w:rPr>
        <w:t xml:space="preserve"> laterality (PTL) </w:t>
      </w:r>
      <w:r w:rsidR="00D1701E" w:rsidRPr="00B70217">
        <w:rPr>
          <w:rFonts w:ascii="Times New Roman" w:hAnsi="Times New Roman" w:cs="Times New Roman"/>
          <w:sz w:val="24"/>
          <w:szCs w:val="24"/>
        </w:rPr>
        <w:t xml:space="preserve">is the most recently identified </w:t>
      </w:r>
      <w:r w:rsidRPr="00B70217">
        <w:rPr>
          <w:rFonts w:ascii="Times New Roman" w:hAnsi="Times New Roman" w:cs="Times New Roman"/>
          <w:sz w:val="24"/>
          <w:szCs w:val="24"/>
        </w:rPr>
        <w:t xml:space="preserve">prognostic factor </w:t>
      </w:r>
      <w:r w:rsidR="00115C27" w:rsidRPr="00B70217">
        <w:rPr>
          <w:rFonts w:ascii="Times New Roman" w:hAnsi="Times New Roman" w:cs="Times New Roman"/>
          <w:sz w:val="24"/>
          <w:szCs w:val="24"/>
        </w:rPr>
        <w:t xml:space="preserve">associated </w:t>
      </w:r>
      <w:r w:rsidR="0013103B" w:rsidRPr="00B70217">
        <w:rPr>
          <w:rFonts w:ascii="Times New Roman" w:hAnsi="Times New Roman" w:cs="Times New Roman"/>
          <w:sz w:val="24"/>
          <w:szCs w:val="24"/>
        </w:rPr>
        <w:t xml:space="preserve">with mortality </w:t>
      </w:r>
      <w:r w:rsidRPr="00B70217">
        <w:rPr>
          <w:rFonts w:ascii="Times New Roman" w:hAnsi="Times New Roman" w:cs="Times New Roman"/>
          <w:sz w:val="24"/>
          <w:szCs w:val="24"/>
        </w:rPr>
        <w:t>in</w:t>
      </w:r>
      <w:r w:rsidR="00D80072" w:rsidRPr="00B70217">
        <w:rPr>
          <w:rFonts w:ascii="Times New Roman" w:hAnsi="Times New Roman" w:cs="Times New Roman"/>
          <w:sz w:val="24"/>
          <w:szCs w:val="24"/>
        </w:rPr>
        <w:t xml:space="preserve"> patient</w:t>
      </w:r>
      <w:r w:rsidR="006B132F" w:rsidRPr="00B70217">
        <w:rPr>
          <w:rFonts w:ascii="Times New Roman" w:hAnsi="Times New Roman" w:cs="Times New Roman"/>
          <w:sz w:val="24"/>
          <w:szCs w:val="24"/>
        </w:rPr>
        <w:t>s</w:t>
      </w:r>
      <w:r w:rsidR="00D80072" w:rsidRPr="00B70217">
        <w:rPr>
          <w:rFonts w:ascii="Times New Roman" w:hAnsi="Times New Roman" w:cs="Times New Roman"/>
          <w:sz w:val="24"/>
          <w:szCs w:val="24"/>
        </w:rPr>
        <w:t xml:space="preserve"> with</w:t>
      </w:r>
      <w:r w:rsidRPr="00B70217">
        <w:rPr>
          <w:rFonts w:ascii="Times New Roman" w:hAnsi="Times New Roman" w:cs="Times New Roman"/>
          <w:sz w:val="24"/>
          <w:szCs w:val="24"/>
        </w:rPr>
        <w:t xml:space="preserve"> </w:t>
      </w:r>
      <w:proofErr w:type="spellStart"/>
      <w:r w:rsidRPr="00B70217">
        <w:rPr>
          <w:rFonts w:ascii="Times New Roman" w:hAnsi="Times New Roman" w:cs="Times New Roman"/>
          <w:sz w:val="24"/>
          <w:szCs w:val="24"/>
        </w:rPr>
        <w:t>resectable</w:t>
      </w:r>
      <w:proofErr w:type="spellEnd"/>
      <w:r w:rsidRPr="00B70217">
        <w:rPr>
          <w:rFonts w:ascii="Times New Roman" w:hAnsi="Times New Roman" w:cs="Times New Roman"/>
          <w:sz w:val="24"/>
          <w:szCs w:val="24"/>
        </w:rPr>
        <w:t xml:space="preserve"> colorectal cancer liver metastases (CRLM). </w:t>
      </w:r>
      <w:r w:rsidR="00A83D02" w:rsidRPr="00B70217">
        <w:rPr>
          <w:rFonts w:ascii="Times New Roman" w:hAnsi="Times New Roman" w:cs="Times New Roman"/>
          <w:sz w:val="24"/>
          <w:szCs w:val="24"/>
        </w:rPr>
        <w:t>In</w:t>
      </w:r>
      <w:r w:rsidR="003147CB" w:rsidRPr="00B70217">
        <w:rPr>
          <w:rFonts w:ascii="Times New Roman" w:hAnsi="Times New Roman" w:cs="Times New Roman"/>
          <w:sz w:val="24"/>
          <w:szCs w:val="24"/>
        </w:rPr>
        <w:t xml:space="preserve"> 2016, Sasaki et al was the first to suggest that PTL may be associated with worse overall survival</w:t>
      </w:r>
      <w:r w:rsidR="00A83D02" w:rsidRPr="00B70217">
        <w:rPr>
          <w:rFonts w:ascii="Times New Roman" w:hAnsi="Times New Roman" w:cs="Times New Roman"/>
          <w:sz w:val="24"/>
          <w:szCs w:val="24"/>
        </w:rPr>
        <w:t>.</w:t>
      </w:r>
      <w:r w:rsidR="004A348B" w:rsidRPr="00B70217">
        <w:rPr>
          <w:rFonts w:ascii="Times New Roman" w:hAnsi="Times New Roman" w:cs="Times New Roman"/>
          <w:sz w:val="24"/>
          <w:szCs w:val="24"/>
        </w:rPr>
        <w:fldChar w:fldCharType="begin">
          <w:fldData xml:space="preserve">PEVuZE5vdGU+PENpdGU+PEF1dGhvcj5TYXNha2k8L0F1dGhvcj48WWVhcj4yMDE2PC9ZZWFyPjxS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</w:fldData>
        </w:fldChar>
      </w:r>
      <w:r w:rsidR="004A348B" w:rsidRPr="00B70217">
        <w:rPr>
          <w:rFonts w:ascii="Times New Roman" w:hAnsi="Times New Roman" w:cs="Times New Roman"/>
          <w:sz w:val="24"/>
          <w:szCs w:val="24"/>
        </w:rPr>
        <w:instrText xml:space="preserve"> ADDIN EN.CITE </w:instrText>
      </w:r>
      <w:r w:rsidR="004A348B" w:rsidRPr="00B70217">
        <w:rPr>
          <w:rFonts w:ascii="Times New Roman" w:hAnsi="Times New Roman" w:cs="Times New Roman"/>
          <w:sz w:val="24"/>
          <w:szCs w:val="24"/>
        </w:rPr>
        <w:fldChar w:fldCharType="begin">
          <w:fldData xml:space="preserve">PEVuZE5vdGU+PENpdGU+PEF1dGhvcj5TYXNha2k8L0F1dGhvcj48WWVhcj4yMDE2PC9ZZWFyPjxS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</w:fldData>
        </w:fldChar>
      </w:r>
      <w:r w:rsidR="004A348B" w:rsidRPr="00B70217">
        <w:rPr>
          <w:rFonts w:ascii="Times New Roman" w:hAnsi="Times New Roman" w:cs="Times New Roman"/>
          <w:sz w:val="24"/>
          <w:szCs w:val="24"/>
        </w:rPr>
        <w:instrText xml:space="preserve"> ADDIN EN.CITE.DATA </w:instrText>
      </w:r>
      <w:r w:rsidR="004A348B" w:rsidRPr="00B70217">
        <w:rPr>
          <w:rFonts w:ascii="Times New Roman" w:hAnsi="Times New Roman" w:cs="Times New Roman"/>
          <w:sz w:val="24"/>
          <w:szCs w:val="24"/>
        </w:rPr>
      </w:r>
      <w:r w:rsidR="004A348B" w:rsidRPr="00B70217">
        <w:rPr>
          <w:rFonts w:ascii="Times New Roman" w:hAnsi="Times New Roman" w:cs="Times New Roman"/>
          <w:sz w:val="24"/>
          <w:szCs w:val="24"/>
        </w:rPr>
        <w:fldChar w:fldCharType="end"/>
      </w:r>
      <w:r w:rsidR="004A348B" w:rsidRPr="00B70217">
        <w:rPr>
          <w:rFonts w:ascii="Times New Roman" w:hAnsi="Times New Roman" w:cs="Times New Roman"/>
          <w:sz w:val="24"/>
          <w:szCs w:val="24"/>
        </w:rPr>
      </w:r>
      <w:r w:rsidR="004A348B" w:rsidRPr="00B70217">
        <w:rPr>
          <w:rFonts w:ascii="Times New Roman" w:hAnsi="Times New Roman" w:cs="Times New Roman"/>
          <w:sz w:val="24"/>
          <w:szCs w:val="24"/>
        </w:rPr>
        <w:fldChar w:fldCharType="separate"/>
      </w:r>
      <w:r w:rsidR="004A348B" w:rsidRPr="00B70217">
        <w:rPr>
          <w:rFonts w:ascii="Times New Roman" w:hAnsi="Times New Roman" w:cs="Times New Roman"/>
          <w:noProof/>
          <w:sz w:val="24"/>
          <w:szCs w:val="24"/>
          <w:vertAlign w:val="superscript"/>
        </w:rPr>
        <w:t>1</w:t>
      </w:r>
      <w:r w:rsidR="004A348B" w:rsidRPr="00B70217">
        <w:rPr>
          <w:rFonts w:ascii="Times New Roman" w:hAnsi="Times New Roman" w:cs="Times New Roman"/>
          <w:sz w:val="24"/>
          <w:szCs w:val="24"/>
        </w:rPr>
        <w:fldChar w:fldCharType="end"/>
      </w:r>
      <w:r w:rsidR="003147CB" w:rsidRPr="00B70217">
        <w:rPr>
          <w:rFonts w:ascii="Times New Roman" w:hAnsi="Times New Roman" w:cs="Times New Roman"/>
          <w:sz w:val="24"/>
          <w:szCs w:val="24"/>
        </w:rPr>
        <w:t xml:space="preserve"> Since then, </w:t>
      </w:r>
      <w:r w:rsidR="003C3A8C" w:rsidRPr="00B70217">
        <w:rPr>
          <w:rFonts w:ascii="Times New Roman" w:hAnsi="Times New Roman" w:cs="Times New Roman"/>
          <w:sz w:val="24"/>
          <w:szCs w:val="24"/>
        </w:rPr>
        <w:t xml:space="preserve">most studies confirmed that right sided </w:t>
      </w:r>
      <w:r w:rsidR="00D35256" w:rsidRPr="00B70217">
        <w:rPr>
          <w:rFonts w:ascii="Times New Roman" w:hAnsi="Times New Roman" w:cs="Times New Roman"/>
          <w:sz w:val="24"/>
          <w:szCs w:val="24"/>
        </w:rPr>
        <w:t xml:space="preserve">(RS) </w:t>
      </w:r>
      <w:r w:rsidR="003C3A8C" w:rsidRPr="00B70217">
        <w:rPr>
          <w:rFonts w:ascii="Times New Roman" w:hAnsi="Times New Roman" w:cs="Times New Roman"/>
          <w:sz w:val="24"/>
          <w:szCs w:val="24"/>
        </w:rPr>
        <w:t xml:space="preserve">primaries </w:t>
      </w:r>
      <w:r w:rsidR="00B16D54" w:rsidRPr="00B70217">
        <w:rPr>
          <w:rFonts w:ascii="Times New Roman" w:hAnsi="Times New Roman" w:cs="Times New Roman"/>
          <w:sz w:val="24"/>
          <w:szCs w:val="24"/>
        </w:rPr>
        <w:t>may show</w:t>
      </w:r>
      <w:r w:rsidR="003C3A8C" w:rsidRPr="00B70217">
        <w:rPr>
          <w:rFonts w:ascii="Times New Roman" w:hAnsi="Times New Roman" w:cs="Times New Roman"/>
          <w:sz w:val="24"/>
          <w:szCs w:val="24"/>
        </w:rPr>
        <w:t xml:space="preserve"> worse overall survival, </w:t>
      </w:r>
      <w:r w:rsidR="00A83D02" w:rsidRPr="00B70217">
        <w:rPr>
          <w:rFonts w:ascii="Times New Roman" w:hAnsi="Times New Roman" w:cs="Times New Roman"/>
          <w:sz w:val="24"/>
          <w:szCs w:val="24"/>
        </w:rPr>
        <w:t>although</w:t>
      </w:r>
      <w:r w:rsidR="003147CB" w:rsidRPr="00B70217">
        <w:rPr>
          <w:rFonts w:ascii="Times New Roman" w:hAnsi="Times New Roman" w:cs="Times New Roman"/>
          <w:sz w:val="24"/>
          <w:szCs w:val="24"/>
        </w:rPr>
        <w:t xml:space="preserve"> </w:t>
      </w:r>
      <w:r w:rsidR="00D1701E" w:rsidRPr="00B70217">
        <w:rPr>
          <w:rFonts w:ascii="Times New Roman" w:hAnsi="Times New Roman" w:cs="Times New Roman"/>
          <w:sz w:val="24"/>
          <w:szCs w:val="24"/>
        </w:rPr>
        <w:t>other</w:t>
      </w:r>
      <w:r w:rsidR="003C3A8C" w:rsidRPr="00B70217">
        <w:rPr>
          <w:rFonts w:ascii="Times New Roman" w:hAnsi="Times New Roman" w:cs="Times New Roman"/>
          <w:sz w:val="24"/>
          <w:szCs w:val="24"/>
        </w:rPr>
        <w:t>s</w:t>
      </w:r>
      <w:r w:rsidR="00D1701E" w:rsidRPr="00B70217">
        <w:rPr>
          <w:rFonts w:ascii="Times New Roman" w:hAnsi="Times New Roman" w:cs="Times New Roman"/>
          <w:sz w:val="24"/>
          <w:szCs w:val="24"/>
        </w:rPr>
        <w:t xml:space="preserve"> </w:t>
      </w:r>
      <w:r w:rsidR="0029000D" w:rsidRPr="00B70217">
        <w:rPr>
          <w:rFonts w:ascii="Times New Roman" w:hAnsi="Times New Roman" w:cs="Times New Roman"/>
          <w:sz w:val="24"/>
          <w:szCs w:val="24"/>
        </w:rPr>
        <w:t xml:space="preserve">could not </w:t>
      </w:r>
      <w:r w:rsidR="00D1701E" w:rsidRPr="00B70217">
        <w:rPr>
          <w:rFonts w:ascii="Times New Roman" w:hAnsi="Times New Roman" w:cs="Times New Roman"/>
          <w:sz w:val="24"/>
          <w:szCs w:val="24"/>
        </w:rPr>
        <w:t xml:space="preserve">show a relationship between </w:t>
      </w:r>
      <w:r w:rsidR="00A83D02" w:rsidRPr="00B70217">
        <w:rPr>
          <w:rFonts w:ascii="Times New Roman" w:hAnsi="Times New Roman" w:cs="Times New Roman"/>
          <w:sz w:val="24"/>
          <w:szCs w:val="24"/>
        </w:rPr>
        <w:t>PTL</w:t>
      </w:r>
      <w:r w:rsidR="00D1701E" w:rsidRPr="00B70217">
        <w:rPr>
          <w:rFonts w:ascii="Times New Roman" w:hAnsi="Times New Roman" w:cs="Times New Roman"/>
          <w:sz w:val="24"/>
          <w:szCs w:val="24"/>
        </w:rPr>
        <w:t xml:space="preserve"> and </w:t>
      </w:r>
      <w:r w:rsidR="006D64FE" w:rsidRPr="00B70217">
        <w:rPr>
          <w:rFonts w:ascii="Times New Roman" w:hAnsi="Times New Roman" w:cs="Times New Roman"/>
          <w:sz w:val="24"/>
          <w:szCs w:val="24"/>
        </w:rPr>
        <w:t xml:space="preserve">long-term </w:t>
      </w:r>
      <w:r w:rsidR="00D1701E" w:rsidRPr="00B70217">
        <w:rPr>
          <w:rFonts w:ascii="Times New Roman" w:hAnsi="Times New Roman" w:cs="Times New Roman"/>
          <w:sz w:val="24"/>
          <w:szCs w:val="24"/>
        </w:rPr>
        <w:t>mortality.</w:t>
      </w:r>
      <w:r w:rsidR="004A348B" w:rsidRPr="00B70217">
        <w:rPr>
          <w:rFonts w:ascii="Times New Roman" w:hAnsi="Times New Roman" w:cs="Times New Roman"/>
          <w:sz w:val="24"/>
          <w:szCs w:val="24"/>
        </w:rPr>
        <w:fldChar w:fldCharType="begin">
          <w:fldData xml:space="preserve">PEVuZE5vdGU+PENpdGU+PEF1dGhvcj5DcmVhc3k8L0F1dGhvcj48WWVhcj4yMDE4PC9ZZWFyPjxS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</w:fldData>
        </w:fldChar>
      </w:r>
      <w:r w:rsidR="004A348B" w:rsidRPr="00B70217">
        <w:rPr>
          <w:rFonts w:ascii="Times New Roman" w:hAnsi="Times New Roman" w:cs="Times New Roman"/>
          <w:sz w:val="24"/>
          <w:szCs w:val="24"/>
        </w:rPr>
        <w:instrText xml:space="preserve"> ADDIN EN.CITE </w:instrText>
      </w:r>
      <w:r w:rsidR="004A348B" w:rsidRPr="00B70217">
        <w:rPr>
          <w:rFonts w:ascii="Times New Roman" w:hAnsi="Times New Roman" w:cs="Times New Roman"/>
          <w:sz w:val="24"/>
          <w:szCs w:val="24"/>
        </w:rPr>
        <w:fldChar w:fldCharType="begin">
          <w:fldData xml:space="preserve">PEVuZE5vdGU+PENpdGU+PEF1dGhvcj5DcmVhc3k8L0F1dGhvcj48WWVhcj4yMDE4PC9ZZWFyPjxS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</w:fldData>
        </w:fldChar>
      </w:r>
      <w:r w:rsidR="004A348B" w:rsidRPr="00B70217">
        <w:rPr>
          <w:rFonts w:ascii="Times New Roman" w:hAnsi="Times New Roman" w:cs="Times New Roman"/>
          <w:sz w:val="24"/>
          <w:szCs w:val="24"/>
        </w:rPr>
        <w:instrText xml:space="preserve"> ADDIN EN.CITE.DATA </w:instrText>
      </w:r>
      <w:r w:rsidR="004A348B" w:rsidRPr="00B70217">
        <w:rPr>
          <w:rFonts w:ascii="Times New Roman" w:hAnsi="Times New Roman" w:cs="Times New Roman"/>
          <w:sz w:val="24"/>
          <w:szCs w:val="24"/>
        </w:rPr>
      </w:r>
      <w:r w:rsidR="004A348B" w:rsidRPr="00B70217">
        <w:rPr>
          <w:rFonts w:ascii="Times New Roman" w:hAnsi="Times New Roman" w:cs="Times New Roman"/>
          <w:sz w:val="24"/>
          <w:szCs w:val="24"/>
        </w:rPr>
        <w:fldChar w:fldCharType="end"/>
      </w:r>
      <w:r w:rsidR="004A348B" w:rsidRPr="00B70217">
        <w:rPr>
          <w:rFonts w:ascii="Times New Roman" w:hAnsi="Times New Roman" w:cs="Times New Roman"/>
          <w:sz w:val="24"/>
          <w:szCs w:val="24"/>
        </w:rPr>
      </w:r>
      <w:r w:rsidR="004A348B" w:rsidRPr="00B70217">
        <w:rPr>
          <w:rFonts w:ascii="Times New Roman" w:hAnsi="Times New Roman" w:cs="Times New Roman"/>
          <w:sz w:val="24"/>
          <w:szCs w:val="24"/>
        </w:rPr>
        <w:fldChar w:fldCharType="separate"/>
      </w:r>
      <w:r w:rsidR="004A348B" w:rsidRPr="00B70217">
        <w:rPr>
          <w:rFonts w:ascii="Times New Roman" w:hAnsi="Times New Roman" w:cs="Times New Roman"/>
          <w:noProof/>
          <w:sz w:val="24"/>
          <w:szCs w:val="24"/>
          <w:vertAlign w:val="superscript"/>
        </w:rPr>
        <w:t>2-4</w:t>
      </w:r>
      <w:r w:rsidR="004A348B" w:rsidRPr="00B70217">
        <w:rPr>
          <w:rFonts w:ascii="Times New Roman" w:hAnsi="Times New Roman" w:cs="Times New Roman"/>
          <w:sz w:val="24"/>
          <w:szCs w:val="24"/>
        </w:rPr>
        <w:fldChar w:fldCharType="end"/>
      </w:r>
      <w:r w:rsidR="00BB6761" w:rsidRPr="00B70217">
        <w:rPr>
          <w:rFonts w:ascii="Times New Roman" w:hAnsi="Times New Roman" w:cs="Times New Roman"/>
          <w:sz w:val="24"/>
          <w:szCs w:val="24"/>
        </w:rPr>
        <w:t xml:space="preserve"> </w:t>
      </w:r>
      <w:r w:rsidR="00D1701E" w:rsidRPr="00B70217">
        <w:rPr>
          <w:rFonts w:ascii="Times New Roman" w:hAnsi="Times New Roman" w:cs="Times New Roman"/>
          <w:sz w:val="24"/>
          <w:szCs w:val="24"/>
        </w:rPr>
        <w:t>Wang et al</w:t>
      </w:r>
      <w:r w:rsidR="00D94C14" w:rsidRPr="00B70217">
        <w:rPr>
          <w:rFonts w:ascii="Times New Roman" w:hAnsi="Times New Roman" w:cs="Times New Roman"/>
          <w:sz w:val="24"/>
          <w:szCs w:val="24"/>
        </w:rPr>
        <w:t>.</w:t>
      </w:r>
      <w:r w:rsidR="00D1701E" w:rsidRPr="00B70217">
        <w:rPr>
          <w:rFonts w:ascii="Times New Roman" w:hAnsi="Times New Roman" w:cs="Times New Roman"/>
          <w:sz w:val="24"/>
          <w:szCs w:val="24"/>
        </w:rPr>
        <w:t xml:space="preserve"> synthesized </w:t>
      </w:r>
      <w:r w:rsidR="007D6855" w:rsidRPr="00B70217">
        <w:rPr>
          <w:rFonts w:ascii="Times New Roman" w:hAnsi="Times New Roman" w:cs="Times New Roman"/>
          <w:sz w:val="24"/>
          <w:szCs w:val="24"/>
        </w:rPr>
        <w:t xml:space="preserve">relevant </w:t>
      </w:r>
      <w:r w:rsidR="00D1701E" w:rsidRPr="00B70217">
        <w:rPr>
          <w:rFonts w:ascii="Times New Roman" w:hAnsi="Times New Roman" w:cs="Times New Roman"/>
          <w:sz w:val="24"/>
          <w:szCs w:val="24"/>
        </w:rPr>
        <w:t xml:space="preserve">studies published until </w:t>
      </w:r>
      <w:r w:rsidR="006D4A08" w:rsidRPr="00B70217">
        <w:rPr>
          <w:rFonts w:ascii="Times New Roman" w:hAnsi="Times New Roman" w:cs="Times New Roman"/>
          <w:sz w:val="24"/>
          <w:szCs w:val="24"/>
        </w:rPr>
        <w:t xml:space="preserve">the </w:t>
      </w:r>
      <w:r w:rsidR="003C3A8C" w:rsidRPr="00B70217">
        <w:rPr>
          <w:rFonts w:ascii="Times New Roman" w:hAnsi="Times New Roman" w:cs="Times New Roman"/>
          <w:sz w:val="24"/>
          <w:szCs w:val="24"/>
        </w:rPr>
        <w:t xml:space="preserve">end of 2018 </w:t>
      </w:r>
      <w:r w:rsidR="00D1701E" w:rsidRPr="00B70217">
        <w:rPr>
          <w:rFonts w:ascii="Times New Roman" w:hAnsi="Times New Roman" w:cs="Times New Roman"/>
          <w:sz w:val="24"/>
          <w:szCs w:val="24"/>
        </w:rPr>
        <w:t>and</w:t>
      </w:r>
      <w:r w:rsidR="00D94C14" w:rsidRPr="00B70217">
        <w:rPr>
          <w:rFonts w:ascii="Times New Roman" w:hAnsi="Times New Roman" w:cs="Times New Roman"/>
          <w:sz w:val="24"/>
          <w:szCs w:val="24"/>
        </w:rPr>
        <w:t xml:space="preserve"> </w:t>
      </w:r>
      <w:r w:rsidR="001A7007" w:rsidRPr="00B70217">
        <w:rPr>
          <w:rFonts w:ascii="Times New Roman" w:hAnsi="Times New Roman" w:cs="Times New Roman"/>
          <w:sz w:val="24"/>
          <w:szCs w:val="24"/>
        </w:rPr>
        <w:t xml:space="preserve">performed </w:t>
      </w:r>
      <w:r w:rsidR="00D1701E" w:rsidRPr="00B70217">
        <w:rPr>
          <w:rFonts w:ascii="Times New Roman" w:hAnsi="Times New Roman" w:cs="Times New Roman"/>
          <w:sz w:val="24"/>
          <w:szCs w:val="24"/>
        </w:rPr>
        <w:t>the first</w:t>
      </w:r>
      <w:r w:rsidR="001A7007" w:rsidRPr="00B70217">
        <w:rPr>
          <w:rFonts w:ascii="Times New Roman" w:hAnsi="Times New Roman" w:cs="Times New Roman"/>
          <w:sz w:val="24"/>
          <w:szCs w:val="24"/>
        </w:rPr>
        <w:t xml:space="preserve"> meta-analysis </w:t>
      </w:r>
      <w:r w:rsidR="00A83D02" w:rsidRPr="00B70217">
        <w:rPr>
          <w:rFonts w:ascii="Times New Roman" w:hAnsi="Times New Roman" w:cs="Times New Roman"/>
          <w:sz w:val="24"/>
          <w:szCs w:val="24"/>
        </w:rPr>
        <w:t xml:space="preserve">which showed </w:t>
      </w:r>
      <w:r w:rsidRPr="00B70217">
        <w:rPr>
          <w:rFonts w:ascii="Times New Roman" w:hAnsi="Times New Roman" w:cs="Times New Roman"/>
          <w:sz w:val="24"/>
          <w:szCs w:val="24"/>
        </w:rPr>
        <w:t>that</w:t>
      </w:r>
      <w:r w:rsidR="00D1701E" w:rsidRPr="00B70217">
        <w:rPr>
          <w:rFonts w:ascii="Times New Roman" w:hAnsi="Times New Roman" w:cs="Times New Roman"/>
          <w:sz w:val="24"/>
          <w:szCs w:val="24"/>
        </w:rPr>
        <w:t xml:space="preserve"> </w:t>
      </w:r>
      <w:r w:rsidRPr="00B70217">
        <w:rPr>
          <w:rFonts w:ascii="Times New Roman" w:hAnsi="Times New Roman" w:cs="Times New Roman"/>
          <w:sz w:val="24"/>
          <w:szCs w:val="24"/>
        </w:rPr>
        <w:t xml:space="preserve">RS </w:t>
      </w:r>
      <w:proofErr w:type="spellStart"/>
      <w:r w:rsidRPr="00B70217">
        <w:rPr>
          <w:rFonts w:ascii="Times New Roman" w:hAnsi="Times New Roman" w:cs="Times New Roman"/>
          <w:sz w:val="24"/>
          <w:szCs w:val="24"/>
        </w:rPr>
        <w:t>tumors</w:t>
      </w:r>
      <w:proofErr w:type="spellEnd"/>
      <w:r w:rsidRPr="00B70217">
        <w:rPr>
          <w:rFonts w:ascii="Times New Roman" w:hAnsi="Times New Roman" w:cs="Times New Roman"/>
          <w:sz w:val="24"/>
          <w:szCs w:val="24"/>
        </w:rPr>
        <w:t xml:space="preserve"> have worse </w:t>
      </w:r>
      <w:r w:rsidR="00312DD7" w:rsidRPr="00B70217">
        <w:rPr>
          <w:rFonts w:ascii="Times New Roman" w:hAnsi="Times New Roman" w:cs="Times New Roman"/>
          <w:sz w:val="24"/>
          <w:szCs w:val="24"/>
        </w:rPr>
        <w:t xml:space="preserve">overall </w:t>
      </w:r>
      <w:r w:rsidR="00016D4E" w:rsidRPr="00B70217">
        <w:rPr>
          <w:rFonts w:ascii="Times New Roman" w:hAnsi="Times New Roman" w:cs="Times New Roman"/>
          <w:sz w:val="24"/>
          <w:szCs w:val="24"/>
        </w:rPr>
        <w:t xml:space="preserve">survival </w:t>
      </w:r>
      <w:r w:rsidRPr="00B70217">
        <w:rPr>
          <w:rFonts w:ascii="Times New Roman" w:hAnsi="Times New Roman" w:cs="Times New Roman"/>
          <w:sz w:val="24"/>
          <w:szCs w:val="24"/>
        </w:rPr>
        <w:t xml:space="preserve">than left sided (LS) </w:t>
      </w:r>
      <w:r w:rsidR="00016D4E" w:rsidRPr="00B70217">
        <w:rPr>
          <w:rFonts w:ascii="Times New Roman" w:hAnsi="Times New Roman" w:cs="Times New Roman"/>
          <w:sz w:val="24"/>
          <w:szCs w:val="24"/>
        </w:rPr>
        <w:t>tumors</w:t>
      </w:r>
      <w:r w:rsidRPr="00B70217">
        <w:rPr>
          <w:rFonts w:ascii="Times New Roman" w:hAnsi="Times New Roman" w:cs="Times New Roman"/>
          <w:sz w:val="24"/>
          <w:szCs w:val="24"/>
        </w:rPr>
        <w:t>.</w:t>
      </w:r>
      <w:r w:rsidR="004A348B" w:rsidRPr="00B70217">
        <w:rPr>
          <w:rFonts w:ascii="Times New Roman" w:hAnsi="Times New Roman" w:cs="Times New Roman"/>
          <w:sz w:val="24"/>
          <w:szCs w:val="24"/>
        </w:rPr>
        <w:fldChar w:fldCharType="begin">
          <w:fldData xml:space="preserve">PEVuZE5vdGU+PENpdGU+PEF1dGhvcj5XYW5nPC9BdXRob3I+PFllYXI+MjAxOTwvWWVhcj48UmVj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</w:fldData>
        </w:fldChar>
      </w:r>
      <w:r w:rsidR="004A348B" w:rsidRPr="00B70217">
        <w:rPr>
          <w:rFonts w:ascii="Times New Roman" w:hAnsi="Times New Roman" w:cs="Times New Roman"/>
          <w:sz w:val="24"/>
          <w:szCs w:val="24"/>
        </w:rPr>
        <w:instrText xml:space="preserve"> ADDIN EN.CITE </w:instrText>
      </w:r>
      <w:r w:rsidR="004A348B" w:rsidRPr="00B70217">
        <w:rPr>
          <w:rFonts w:ascii="Times New Roman" w:hAnsi="Times New Roman" w:cs="Times New Roman"/>
          <w:sz w:val="24"/>
          <w:szCs w:val="24"/>
        </w:rPr>
        <w:fldChar w:fldCharType="begin">
          <w:fldData xml:space="preserve">PEVuZE5vdGU+PENpdGU+PEF1dGhvcj5XYW5nPC9BdXRob3I+PFllYXI+MjAxOTwvWWVhcj48UmVj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</w:fldData>
        </w:fldChar>
      </w:r>
      <w:r w:rsidR="004A348B" w:rsidRPr="00B70217">
        <w:rPr>
          <w:rFonts w:ascii="Times New Roman" w:hAnsi="Times New Roman" w:cs="Times New Roman"/>
          <w:sz w:val="24"/>
          <w:szCs w:val="24"/>
        </w:rPr>
        <w:instrText xml:space="preserve"> ADDIN EN.CITE.DATA </w:instrText>
      </w:r>
      <w:r w:rsidR="004A348B" w:rsidRPr="00B70217">
        <w:rPr>
          <w:rFonts w:ascii="Times New Roman" w:hAnsi="Times New Roman" w:cs="Times New Roman"/>
          <w:sz w:val="24"/>
          <w:szCs w:val="24"/>
        </w:rPr>
      </w:r>
      <w:r w:rsidR="004A348B" w:rsidRPr="00B70217">
        <w:rPr>
          <w:rFonts w:ascii="Times New Roman" w:hAnsi="Times New Roman" w:cs="Times New Roman"/>
          <w:sz w:val="24"/>
          <w:szCs w:val="24"/>
        </w:rPr>
        <w:fldChar w:fldCharType="end"/>
      </w:r>
      <w:r w:rsidR="004A348B" w:rsidRPr="00B70217">
        <w:rPr>
          <w:rFonts w:ascii="Times New Roman" w:hAnsi="Times New Roman" w:cs="Times New Roman"/>
          <w:sz w:val="24"/>
          <w:szCs w:val="24"/>
        </w:rPr>
      </w:r>
      <w:r w:rsidR="004A348B" w:rsidRPr="00B70217">
        <w:rPr>
          <w:rFonts w:ascii="Times New Roman" w:hAnsi="Times New Roman" w:cs="Times New Roman"/>
          <w:sz w:val="24"/>
          <w:szCs w:val="24"/>
        </w:rPr>
        <w:fldChar w:fldCharType="separate"/>
      </w:r>
      <w:r w:rsidR="004A348B" w:rsidRPr="00B70217">
        <w:rPr>
          <w:rFonts w:ascii="Times New Roman" w:hAnsi="Times New Roman" w:cs="Times New Roman"/>
          <w:noProof/>
          <w:sz w:val="24"/>
          <w:szCs w:val="24"/>
          <w:vertAlign w:val="superscript"/>
        </w:rPr>
        <w:t>5</w:t>
      </w:r>
      <w:r w:rsidR="004A348B" w:rsidRPr="00B70217">
        <w:rPr>
          <w:rFonts w:ascii="Times New Roman" w:hAnsi="Times New Roman" w:cs="Times New Roman"/>
          <w:sz w:val="24"/>
          <w:szCs w:val="24"/>
        </w:rPr>
        <w:fldChar w:fldCharType="end"/>
      </w:r>
      <w:r w:rsidR="00CF2C04" w:rsidRPr="00B70217">
        <w:rPr>
          <w:rFonts w:ascii="Times New Roman" w:hAnsi="Times New Roman" w:cs="Times New Roman"/>
          <w:sz w:val="24"/>
          <w:szCs w:val="24"/>
        </w:rPr>
        <w:t xml:space="preserve"> </w:t>
      </w:r>
      <w:r w:rsidR="002C5061" w:rsidRPr="00B70217">
        <w:rPr>
          <w:rFonts w:ascii="Times New Roman" w:hAnsi="Times New Roman" w:cs="Times New Roman"/>
          <w:sz w:val="24"/>
          <w:szCs w:val="24"/>
        </w:rPr>
        <w:t xml:space="preserve">However, </w:t>
      </w:r>
      <w:r w:rsidR="001136D6" w:rsidRPr="00B70217">
        <w:rPr>
          <w:rFonts w:ascii="Times New Roman" w:hAnsi="Times New Roman" w:cs="Times New Roman"/>
          <w:sz w:val="24"/>
          <w:szCs w:val="24"/>
        </w:rPr>
        <w:t>the</w:t>
      </w:r>
      <w:r w:rsidR="00D1701E" w:rsidRPr="00B70217">
        <w:rPr>
          <w:rFonts w:ascii="Times New Roman" w:hAnsi="Times New Roman" w:cs="Times New Roman"/>
          <w:sz w:val="24"/>
          <w:szCs w:val="24"/>
        </w:rPr>
        <w:t>ir meta-analysis</w:t>
      </w:r>
      <w:r w:rsidR="001408BA" w:rsidRPr="00B70217">
        <w:rPr>
          <w:rFonts w:ascii="Times New Roman" w:hAnsi="Times New Roman" w:cs="Times New Roman"/>
          <w:sz w:val="24"/>
          <w:szCs w:val="24"/>
        </w:rPr>
        <w:t xml:space="preserve"> showed </w:t>
      </w:r>
      <w:r w:rsidR="00D05EA5" w:rsidRPr="00B70217">
        <w:rPr>
          <w:rFonts w:ascii="Times New Roman" w:hAnsi="Times New Roman" w:cs="Times New Roman"/>
          <w:sz w:val="24"/>
          <w:szCs w:val="24"/>
        </w:rPr>
        <w:t xml:space="preserve">high </w:t>
      </w:r>
      <w:r w:rsidR="001408BA" w:rsidRPr="00B70217">
        <w:rPr>
          <w:rFonts w:ascii="Times New Roman" w:hAnsi="Times New Roman" w:cs="Times New Roman"/>
          <w:sz w:val="24"/>
          <w:szCs w:val="24"/>
        </w:rPr>
        <w:t>heterogeneity</w:t>
      </w:r>
      <w:r w:rsidR="003C3A8C" w:rsidRPr="00B70217">
        <w:rPr>
          <w:rFonts w:ascii="Times New Roman" w:hAnsi="Times New Roman" w:cs="Times New Roman"/>
          <w:sz w:val="24"/>
          <w:szCs w:val="24"/>
        </w:rPr>
        <w:t xml:space="preserve"> </w:t>
      </w:r>
      <w:r w:rsidR="001408BA" w:rsidRPr="00B70217">
        <w:rPr>
          <w:rFonts w:ascii="Times New Roman" w:hAnsi="Times New Roman" w:cs="Times New Roman"/>
          <w:sz w:val="24"/>
          <w:szCs w:val="24"/>
        </w:rPr>
        <w:t xml:space="preserve">implying that </w:t>
      </w:r>
      <w:r w:rsidR="00ED21A5" w:rsidRPr="00B70217">
        <w:rPr>
          <w:rFonts w:ascii="Times New Roman" w:hAnsi="Times New Roman" w:cs="Times New Roman"/>
          <w:sz w:val="24"/>
          <w:szCs w:val="24"/>
        </w:rPr>
        <w:t xml:space="preserve">a subgroup effect </w:t>
      </w:r>
      <w:r w:rsidR="00D1701E" w:rsidRPr="00B70217">
        <w:rPr>
          <w:rFonts w:ascii="Times New Roman" w:hAnsi="Times New Roman" w:cs="Times New Roman"/>
          <w:sz w:val="24"/>
          <w:szCs w:val="24"/>
        </w:rPr>
        <w:t>may be present</w:t>
      </w:r>
      <w:r w:rsidR="005B4227" w:rsidRPr="00B70217">
        <w:rPr>
          <w:rFonts w:ascii="Times New Roman" w:hAnsi="Times New Roman" w:cs="Times New Roman"/>
          <w:sz w:val="24"/>
          <w:szCs w:val="24"/>
        </w:rPr>
        <w:t xml:space="preserve">. </w:t>
      </w:r>
    </w:p>
    <w:p w14:paraId="3F04C40E" w14:textId="7FFFBBA1" w:rsidR="00B916E3" w:rsidRPr="00B70217" w:rsidRDefault="009C3F6D" w:rsidP="00792517">
      <w:pPr>
        <w:spacing w:line="480" w:lineRule="auto"/>
        <w:rPr>
          <w:rFonts w:ascii="Times New Roman" w:hAnsi="Times New Roman" w:cs="Times New Roman"/>
          <w:sz w:val="24"/>
          <w:szCs w:val="24"/>
        </w:rPr>
      </w:pPr>
      <w:r w:rsidRPr="00B70217">
        <w:rPr>
          <w:rFonts w:ascii="Times New Roman" w:hAnsi="Times New Roman" w:cs="Times New Roman"/>
          <w:sz w:val="24"/>
          <w:szCs w:val="24"/>
        </w:rPr>
        <w:t>In 2019</w:t>
      </w:r>
      <w:r w:rsidR="00DC77C5" w:rsidRPr="00B70217">
        <w:rPr>
          <w:rFonts w:ascii="Times New Roman" w:hAnsi="Times New Roman" w:cs="Times New Roman"/>
          <w:sz w:val="24"/>
          <w:szCs w:val="24"/>
        </w:rPr>
        <w:t xml:space="preserve">, </w:t>
      </w:r>
      <w:proofErr w:type="spellStart"/>
      <w:r w:rsidR="00F45FEA" w:rsidRPr="00B70217">
        <w:rPr>
          <w:rFonts w:ascii="Times New Roman" w:hAnsi="Times New Roman" w:cs="Times New Roman"/>
          <w:sz w:val="24"/>
          <w:szCs w:val="24"/>
        </w:rPr>
        <w:t>Margonis</w:t>
      </w:r>
      <w:proofErr w:type="spellEnd"/>
      <w:r w:rsidR="00F45FEA" w:rsidRPr="00B70217">
        <w:rPr>
          <w:rFonts w:ascii="Times New Roman" w:hAnsi="Times New Roman" w:cs="Times New Roman"/>
          <w:sz w:val="24"/>
          <w:szCs w:val="24"/>
        </w:rPr>
        <w:t xml:space="preserve"> et al.</w:t>
      </w:r>
      <w:r w:rsidR="00D1701E" w:rsidRPr="00B70217">
        <w:rPr>
          <w:rFonts w:ascii="Times New Roman" w:hAnsi="Times New Roman" w:cs="Times New Roman"/>
          <w:sz w:val="24"/>
          <w:szCs w:val="24"/>
        </w:rPr>
        <w:t xml:space="preserve"> </w:t>
      </w:r>
      <w:r w:rsidR="00A10A23" w:rsidRPr="00B70217">
        <w:rPr>
          <w:rFonts w:ascii="Times New Roman" w:hAnsi="Times New Roman" w:cs="Times New Roman"/>
          <w:sz w:val="24"/>
          <w:szCs w:val="24"/>
        </w:rPr>
        <w:t>suggested</w:t>
      </w:r>
      <w:r w:rsidR="00DC77C5" w:rsidRPr="00B70217">
        <w:rPr>
          <w:rFonts w:ascii="Times New Roman" w:hAnsi="Times New Roman" w:cs="Times New Roman"/>
          <w:sz w:val="24"/>
          <w:szCs w:val="24"/>
        </w:rPr>
        <w:t xml:space="preserve"> </w:t>
      </w:r>
      <w:r w:rsidR="00585069" w:rsidRPr="00B70217">
        <w:rPr>
          <w:rFonts w:ascii="Times New Roman" w:hAnsi="Times New Roman" w:cs="Times New Roman"/>
          <w:sz w:val="24"/>
          <w:szCs w:val="24"/>
        </w:rPr>
        <w:t xml:space="preserve">that </w:t>
      </w:r>
      <w:r w:rsidR="00727BEC" w:rsidRPr="00B70217">
        <w:rPr>
          <w:rFonts w:ascii="Times New Roman" w:hAnsi="Times New Roman" w:cs="Times New Roman"/>
          <w:sz w:val="24"/>
          <w:szCs w:val="24"/>
        </w:rPr>
        <w:t>th</w:t>
      </w:r>
      <w:r w:rsidR="00F14FEE" w:rsidRPr="00B70217">
        <w:rPr>
          <w:rFonts w:ascii="Times New Roman" w:hAnsi="Times New Roman" w:cs="Times New Roman"/>
          <w:sz w:val="24"/>
          <w:szCs w:val="24"/>
        </w:rPr>
        <w:t>is subgroup</w:t>
      </w:r>
      <w:r w:rsidR="00344624" w:rsidRPr="00B70217">
        <w:rPr>
          <w:rFonts w:ascii="Times New Roman" w:hAnsi="Times New Roman" w:cs="Times New Roman"/>
          <w:sz w:val="24"/>
          <w:szCs w:val="24"/>
        </w:rPr>
        <w:t>ing</w:t>
      </w:r>
      <w:r w:rsidR="00F14FEE" w:rsidRPr="00B70217">
        <w:rPr>
          <w:rFonts w:ascii="Times New Roman" w:hAnsi="Times New Roman" w:cs="Times New Roman"/>
          <w:sz w:val="24"/>
          <w:szCs w:val="24"/>
        </w:rPr>
        <w:t xml:space="preserve"> variable may be </w:t>
      </w:r>
      <w:r w:rsidR="006622AD" w:rsidRPr="00B70217">
        <w:rPr>
          <w:rFonts w:ascii="Times New Roman" w:hAnsi="Times New Roman" w:cs="Times New Roman"/>
          <w:sz w:val="24"/>
          <w:szCs w:val="24"/>
        </w:rPr>
        <w:t xml:space="preserve">the </w:t>
      </w:r>
      <w:r w:rsidR="005D088A" w:rsidRPr="00B70217">
        <w:rPr>
          <w:rFonts w:ascii="Times New Roman" w:hAnsi="Times New Roman" w:cs="Times New Roman"/>
          <w:sz w:val="24"/>
          <w:szCs w:val="24"/>
        </w:rPr>
        <w:t>KRAS mutational status.</w:t>
      </w:r>
      <w:r w:rsidR="006D02BA" w:rsidRPr="00B70217">
        <w:rPr>
          <w:rFonts w:ascii="Times New Roman" w:hAnsi="Times New Roman" w:cs="Times New Roman"/>
          <w:sz w:val="24"/>
          <w:szCs w:val="24"/>
        </w:rPr>
        <w:fldChar w:fldCharType="begin">
          <w:fldData xml:space="preserve">PEVuZE5vdGU+PENpdGU+PEF1dGhvcj5NYXJnb25pczwvQXV0aG9yPjxZZWFyPjIwMjE8L1llYXI+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</w:fldData>
        </w:fldChar>
      </w:r>
      <w:r w:rsidR="006D02BA" w:rsidRPr="00B70217">
        <w:rPr>
          <w:rFonts w:ascii="Times New Roman" w:hAnsi="Times New Roman" w:cs="Times New Roman"/>
          <w:sz w:val="24"/>
          <w:szCs w:val="24"/>
        </w:rPr>
        <w:instrText xml:space="preserve"> ADDIN EN.CITE </w:instrText>
      </w:r>
      <w:r w:rsidR="006D02BA" w:rsidRPr="00B70217">
        <w:rPr>
          <w:rFonts w:ascii="Times New Roman" w:hAnsi="Times New Roman" w:cs="Times New Roman"/>
          <w:sz w:val="24"/>
          <w:szCs w:val="24"/>
        </w:rPr>
        <w:fldChar w:fldCharType="begin">
          <w:fldData xml:space="preserve">PEVuZE5vdGU+PENpdGU+PEF1dGhvcj5NYXJnb25pczwvQXV0aG9yPjxZZWFyPjIwMjE8L1llYXI+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</w:fldData>
        </w:fldChar>
      </w:r>
      <w:r w:rsidR="006D02BA" w:rsidRPr="00B70217">
        <w:rPr>
          <w:rFonts w:ascii="Times New Roman" w:hAnsi="Times New Roman" w:cs="Times New Roman"/>
          <w:sz w:val="24"/>
          <w:szCs w:val="24"/>
        </w:rPr>
        <w:instrText xml:space="preserve"> ADDIN EN.CITE.DATA </w:instrText>
      </w:r>
      <w:r w:rsidR="006D02BA" w:rsidRPr="00B70217">
        <w:rPr>
          <w:rFonts w:ascii="Times New Roman" w:hAnsi="Times New Roman" w:cs="Times New Roman"/>
          <w:sz w:val="24"/>
          <w:szCs w:val="24"/>
        </w:rPr>
      </w:r>
      <w:r w:rsidR="006D02BA" w:rsidRPr="00B70217">
        <w:rPr>
          <w:rFonts w:ascii="Times New Roman" w:hAnsi="Times New Roman" w:cs="Times New Roman"/>
          <w:sz w:val="24"/>
          <w:szCs w:val="24"/>
        </w:rPr>
        <w:fldChar w:fldCharType="end"/>
      </w:r>
      <w:r w:rsidR="006D02BA" w:rsidRPr="00B70217">
        <w:rPr>
          <w:rFonts w:ascii="Times New Roman" w:hAnsi="Times New Roman" w:cs="Times New Roman"/>
          <w:sz w:val="24"/>
          <w:szCs w:val="24"/>
        </w:rPr>
      </w:r>
      <w:r w:rsidR="006D02BA" w:rsidRPr="00B70217">
        <w:rPr>
          <w:rFonts w:ascii="Times New Roman" w:hAnsi="Times New Roman" w:cs="Times New Roman"/>
          <w:sz w:val="24"/>
          <w:szCs w:val="24"/>
        </w:rPr>
        <w:fldChar w:fldCharType="separate"/>
      </w:r>
      <w:r w:rsidR="006D02BA" w:rsidRPr="00B70217">
        <w:rPr>
          <w:rFonts w:ascii="Times New Roman" w:hAnsi="Times New Roman" w:cs="Times New Roman"/>
          <w:noProof/>
          <w:sz w:val="24"/>
          <w:szCs w:val="24"/>
          <w:vertAlign w:val="superscript"/>
        </w:rPr>
        <w:t>6</w:t>
      </w:r>
      <w:r w:rsidR="006D02BA" w:rsidRPr="00B70217">
        <w:rPr>
          <w:rFonts w:ascii="Times New Roman" w:hAnsi="Times New Roman" w:cs="Times New Roman"/>
          <w:sz w:val="24"/>
          <w:szCs w:val="24"/>
        </w:rPr>
        <w:fldChar w:fldCharType="end"/>
      </w:r>
      <w:r w:rsidR="006F604E" w:rsidRPr="00B70217">
        <w:rPr>
          <w:rFonts w:ascii="Times New Roman" w:hAnsi="Times New Roman" w:cs="Times New Roman"/>
          <w:sz w:val="24"/>
          <w:szCs w:val="24"/>
        </w:rPr>
        <w:t xml:space="preserve"> </w:t>
      </w:r>
      <w:r w:rsidR="00825F0A" w:rsidRPr="00B70217">
        <w:rPr>
          <w:rFonts w:ascii="Times New Roman" w:hAnsi="Times New Roman" w:cs="Times New Roman"/>
          <w:sz w:val="24"/>
          <w:szCs w:val="24"/>
        </w:rPr>
        <w:t>Specifically</w:t>
      </w:r>
      <w:r w:rsidR="00DC77C5" w:rsidRPr="00B70217">
        <w:rPr>
          <w:rFonts w:ascii="Times New Roman" w:hAnsi="Times New Roman" w:cs="Times New Roman"/>
          <w:sz w:val="24"/>
          <w:szCs w:val="24"/>
        </w:rPr>
        <w:t xml:space="preserve">, </w:t>
      </w:r>
      <w:r w:rsidR="00B3367C" w:rsidRPr="00B70217">
        <w:rPr>
          <w:rFonts w:ascii="Times New Roman" w:hAnsi="Times New Roman" w:cs="Times New Roman"/>
          <w:sz w:val="24"/>
          <w:szCs w:val="24"/>
        </w:rPr>
        <w:t xml:space="preserve">they </w:t>
      </w:r>
      <w:r w:rsidR="004A69BA" w:rsidRPr="00B70217">
        <w:rPr>
          <w:rFonts w:ascii="Times New Roman" w:hAnsi="Times New Roman" w:cs="Times New Roman"/>
          <w:sz w:val="24"/>
          <w:szCs w:val="24"/>
        </w:rPr>
        <w:t xml:space="preserve">showed </w:t>
      </w:r>
      <w:r w:rsidR="00DC77C5" w:rsidRPr="00B70217">
        <w:rPr>
          <w:rFonts w:ascii="Times New Roman" w:hAnsi="Times New Roman" w:cs="Times New Roman"/>
          <w:sz w:val="24"/>
          <w:szCs w:val="24"/>
        </w:rPr>
        <w:t>that</w:t>
      </w:r>
      <w:r w:rsidR="00FE0CAE" w:rsidRPr="00B70217">
        <w:rPr>
          <w:rFonts w:ascii="Times New Roman" w:hAnsi="Times New Roman" w:cs="Times New Roman"/>
          <w:sz w:val="24"/>
          <w:szCs w:val="24"/>
        </w:rPr>
        <w:t xml:space="preserve"> </w:t>
      </w:r>
      <w:r w:rsidR="00DE6291" w:rsidRPr="00B70217">
        <w:rPr>
          <w:rFonts w:ascii="Times New Roman" w:hAnsi="Times New Roman" w:cs="Times New Roman"/>
          <w:sz w:val="24"/>
          <w:szCs w:val="24"/>
        </w:rPr>
        <w:t xml:space="preserve">patients with </w:t>
      </w:r>
      <w:r w:rsidR="00FE0CAE" w:rsidRPr="00B70217">
        <w:rPr>
          <w:rFonts w:ascii="Times New Roman" w:hAnsi="Times New Roman" w:cs="Times New Roman"/>
          <w:sz w:val="24"/>
          <w:szCs w:val="24"/>
        </w:rPr>
        <w:t xml:space="preserve">RS </w:t>
      </w:r>
      <w:proofErr w:type="spellStart"/>
      <w:r w:rsidR="00FE0CAE" w:rsidRPr="00B70217">
        <w:rPr>
          <w:rFonts w:ascii="Times New Roman" w:hAnsi="Times New Roman" w:cs="Times New Roman"/>
          <w:sz w:val="24"/>
          <w:szCs w:val="24"/>
        </w:rPr>
        <w:t>tumors</w:t>
      </w:r>
      <w:proofErr w:type="spellEnd"/>
      <w:r w:rsidR="00FE0CAE" w:rsidRPr="00B70217">
        <w:rPr>
          <w:rFonts w:ascii="Times New Roman" w:hAnsi="Times New Roman" w:cs="Times New Roman"/>
          <w:sz w:val="24"/>
          <w:szCs w:val="24"/>
        </w:rPr>
        <w:t xml:space="preserve"> </w:t>
      </w:r>
      <w:r w:rsidR="00A14F12" w:rsidRPr="00B70217">
        <w:rPr>
          <w:rFonts w:ascii="Times New Roman" w:hAnsi="Times New Roman" w:cs="Times New Roman"/>
          <w:sz w:val="24"/>
          <w:szCs w:val="24"/>
        </w:rPr>
        <w:t xml:space="preserve">had </w:t>
      </w:r>
      <w:r w:rsidR="00FE0CAE" w:rsidRPr="00B70217">
        <w:rPr>
          <w:rFonts w:ascii="Times New Roman" w:hAnsi="Times New Roman" w:cs="Times New Roman"/>
          <w:sz w:val="24"/>
          <w:szCs w:val="24"/>
        </w:rPr>
        <w:t xml:space="preserve">worse </w:t>
      </w:r>
      <w:r w:rsidR="00F60504" w:rsidRPr="00B70217">
        <w:rPr>
          <w:rFonts w:ascii="Times New Roman" w:hAnsi="Times New Roman" w:cs="Times New Roman"/>
          <w:sz w:val="24"/>
          <w:szCs w:val="24"/>
        </w:rPr>
        <w:t xml:space="preserve">overall </w:t>
      </w:r>
      <w:r w:rsidR="00FE0CAE" w:rsidRPr="00B70217">
        <w:rPr>
          <w:rFonts w:ascii="Times New Roman" w:hAnsi="Times New Roman" w:cs="Times New Roman"/>
          <w:sz w:val="24"/>
          <w:szCs w:val="24"/>
        </w:rPr>
        <w:t xml:space="preserve">survival than </w:t>
      </w:r>
      <w:r w:rsidR="003B60EA" w:rsidRPr="00B70217">
        <w:rPr>
          <w:rFonts w:ascii="Times New Roman" w:hAnsi="Times New Roman" w:cs="Times New Roman"/>
          <w:sz w:val="24"/>
          <w:szCs w:val="24"/>
        </w:rPr>
        <w:t xml:space="preserve">those </w:t>
      </w:r>
      <w:r w:rsidR="00E323AD" w:rsidRPr="00B70217">
        <w:rPr>
          <w:rFonts w:ascii="Times New Roman" w:hAnsi="Times New Roman" w:cs="Times New Roman"/>
          <w:sz w:val="24"/>
          <w:szCs w:val="24"/>
        </w:rPr>
        <w:t xml:space="preserve">with </w:t>
      </w:r>
      <w:r w:rsidR="009F473A" w:rsidRPr="00B70217">
        <w:rPr>
          <w:rFonts w:ascii="Times New Roman" w:hAnsi="Times New Roman" w:cs="Times New Roman"/>
          <w:sz w:val="24"/>
          <w:szCs w:val="24"/>
        </w:rPr>
        <w:t xml:space="preserve">LS </w:t>
      </w:r>
      <w:proofErr w:type="spellStart"/>
      <w:r w:rsidR="009F473A" w:rsidRPr="00B70217">
        <w:rPr>
          <w:rFonts w:ascii="Times New Roman" w:hAnsi="Times New Roman" w:cs="Times New Roman"/>
          <w:sz w:val="24"/>
          <w:szCs w:val="24"/>
        </w:rPr>
        <w:t>tumors</w:t>
      </w:r>
      <w:proofErr w:type="spellEnd"/>
      <w:r w:rsidR="008819DF" w:rsidRPr="00B70217">
        <w:rPr>
          <w:rFonts w:ascii="Times New Roman" w:hAnsi="Times New Roman" w:cs="Times New Roman"/>
          <w:sz w:val="24"/>
          <w:szCs w:val="24"/>
        </w:rPr>
        <w:t>, but</w:t>
      </w:r>
      <w:r w:rsidR="008D7EA3" w:rsidRPr="00B70217">
        <w:rPr>
          <w:rFonts w:ascii="Times New Roman" w:hAnsi="Times New Roman" w:cs="Times New Roman"/>
          <w:sz w:val="24"/>
          <w:szCs w:val="24"/>
        </w:rPr>
        <w:t xml:space="preserve"> </w:t>
      </w:r>
      <w:r w:rsidR="00DB02AD" w:rsidRPr="00B70217">
        <w:rPr>
          <w:rFonts w:ascii="Times New Roman" w:hAnsi="Times New Roman" w:cs="Times New Roman"/>
          <w:sz w:val="24"/>
          <w:szCs w:val="24"/>
        </w:rPr>
        <w:t>only</w:t>
      </w:r>
      <w:r w:rsidR="00DC77C5" w:rsidRPr="00B70217">
        <w:rPr>
          <w:rFonts w:ascii="Times New Roman" w:hAnsi="Times New Roman" w:cs="Times New Roman"/>
          <w:sz w:val="24"/>
          <w:szCs w:val="24"/>
        </w:rPr>
        <w:t xml:space="preserve"> </w:t>
      </w:r>
      <w:r w:rsidR="00FB6FFA" w:rsidRPr="00B70217">
        <w:rPr>
          <w:rFonts w:ascii="Times New Roman" w:hAnsi="Times New Roman" w:cs="Times New Roman"/>
          <w:sz w:val="24"/>
          <w:szCs w:val="24"/>
        </w:rPr>
        <w:t xml:space="preserve">in </w:t>
      </w:r>
      <w:r w:rsidR="00DC77C5" w:rsidRPr="00B70217">
        <w:rPr>
          <w:rFonts w:ascii="Times New Roman" w:hAnsi="Times New Roman" w:cs="Times New Roman"/>
          <w:sz w:val="24"/>
          <w:szCs w:val="24"/>
        </w:rPr>
        <w:t xml:space="preserve">patients with wild type </w:t>
      </w:r>
      <w:r w:rsidR="0037654D" w:rsidRPr="00B70217">
        <w:rPr>
          <w:rFonts w:ascii="Times New Roman" w:hAnsi="Times New Roman" w:cs="Times New Roman"/>
          <w:sz w:val="24"/>
          <w:szCs w:val="24"/>
        </w:rPr>
        <w:t>KRAS status</w:t>
      </w:r>
      <w:r w:rsidR="00200D66" w:rsidRPr="00B70217">
        <w:rPr>
          <w:rFonts w:ascii="Times New Roman" w:hAnsi="Times New Roman" w:cs="Times New Roman"/>
          <w:sz w:val="24"/>
          <w:szCs w:val="24"/>
        </w:rPr>
        <w:t xml:space="preserve"> and not in </w:t>
      </w:r>
      <w:r w:rsidR="003B60EA" w:rsidRPr="00B70217">
        <w:rPr>
          <w:rFonts w:ascii="Times New Roman" w:hAnsi="Times New Roman" w:cs="Times New Roman"/>
          <w:sz w:val="24"/>
          <w:szCs w:val="24"/>
        </w:rPr>
        <w:t xml:space="preserve">those </w:t>
      </w:r>
      <w:r w:rsidR="00200D66" w:rsidRPr="00B70217">
        <w:rPr>
          <w:rFonts w:ascii="Times New Roman" w:hAnsi="Times New Roman" w:cs="Times New Roman"/>
          <w:sz w:val="24"/>
          <w:szCs w:val="24"/>
        </w:rPr>
        <w:t>with KRAS mutat</w:t>
      </w:r>
      <w:r w:rsidR="000F2C80" w:rsidRPr="00B70217">
        <w:rPr>
          <w:rFonts w:ascii="Times New Roman" w:hAnsi="Times New Roman" w:cs="Times New Roman"/>
          <w:sz w:val="24"/>
          <w:szCs w:val="24"/>
        </w:rPr>
        <w:t>ion</w:t>
      </w:r>
      <w:r w:rsidR="003B60EA" w:rsidRPr="00B70217">
        <w:rPr>
          <w:rFonts w:ascii="Times New Roman" w:hAnsi="Times New Roman" w:cs="Times New Roman"/>
          <w:sz w:val="24"/>
          <w:szCs w:val="24"/>
        </w:rPr>
        <w:t>s</w:t>
      </w:r>
      <w:r w:rsidR="00005770" w:rsidRPr="00B70217">
        <w:rPr>
          <w:rFonts w:ascii="Times New Roman" w:hAnsi="Times New Roman" w:cs="Times New Roman"/>
          <w:sz w:val="24"/>
          <w:szCs w:val="24"/>
        </w:rPr>
        <w:t>.</w:t>
      </w:r>
      <w:r w:rsidR="006E54B3" w:rsidRPr="00B70217">
        <w:rPr>
          <w:rFonts w:ascii="Times New Roman" w:hAnsi="Times New Roman" w:cs="Times New Roman"/>
          <w:sz w:val="24"/>
          <w:szCs w:val="24"/>
        </w:rPr>
        <w:t xml:space="preserve"> However,</w:t>
      </w:r>
      <w:r w:rsidR="00D545D3" w:rsidRPr="00B70217">
        <w:rPr>
          <w:rFonts w:ascii="Times New Roman" w:hAnsi="Times New Roman" w:cs="Times New Roman"/>
          <w:sz w:val="24"/>
          <w:szCs w:val="24"/>
        </w:rPr>
        <w:t xml:space="preserve"> this finding </w:t>
      </w:r>
      <w:r w:rsidR="00D2446B" w:rsidRPr="00B70217">
        <w:rPr>
          <w:rFonts w:ascii="Times New Roman" w:hAnsi="Times New Roman" w:cs="Times New Roman"/>
          <w:sz w:val="24"/>
          <w:szCs w:val="24"/>
        </w:rPr>
        <w:t xml:space="preserve">contradicted a study by </w:t>
      </w:r>
      <w:r w:rsidR="00206E66" w:rsidRPr="00B70217">
        <w:rPr>
          <w:rFonts w:ascii="Times New Roman" w:hAnsi="Times New Roman" w:cs="Times New Roman"/>
          <w:sz w:val="24"/>
          <w:szCs w:val="24"/>
        </w:rPr>
        <w:t>Yamas</w:t>
      </w:r>
      <w:r w:rsidR="00D2446B" w:rsidRPr="00B70217">
        <w:rPr>
          <w:rFonts w:ascii="Times New Roman" w:hAnsi="Times New Roman" w:cs="Times New Roman"/>
          <w:sz w:val="24"/>
          <w:szCs w:val="24"/>
        </w:rPr>
        <w:t>h</w:t>
      </w:r>
      <w:r w:rsidR="00206E66" w:rsidRPr="00B70217">
        <w:rPr>
          <w:rFonts w:ascii="Times New Roman" w:hAnsi="Times New Roman" w:cs="Times New Roman"/>
          <w:sz w:val="24"/>
          <w:szCs w:val="24"/>
        </w:rPr>
        <w:t>ita</w:t>
      </w:r>
      <w:r w:rsidR="00FA5120" w:rsidRPr="00B70217">
        <w:rPr>
          <w:rFonts w:ascii="Times New Roman" w:hAnsi="Times New Roman" w:cs="Times New Roman"/>
          <w:sz w:val="24"/>
          <w:szCs w:val="24"/>
        </w:rPr>
        <w:t xml:space="preserve"> </w:t>
      </w:r>
      <w:r w:rsidR="00D2446B" w:rsidRPr="00B70217">
        <w:rPr>
          <w:rFonts w:ascii="Times New Roman" w:hAnsi="Times New Roman" w:cs="Times New Roman"/>
          <w:sz w:val="24"/>
          <w:szCs w:val="24"/>
        </w:rPr>
        <w:t xml:space="preserve">et al </w:t>
      </w:r>
      <w:r w:rsidR="00FA5120" w:rsidRPr="00B70217">
        <w:rPr>
          <w:rFonts w:ascii="Times New Roman" w:hAnsi="Times New Roman" w:cs="Times New Roman"/>
          <w:sz w:val="24"/>
          <w:szCs w:val="24"/>
        </w:rPr>
        <w:t>wh</w:t>
      </w:r>
      <w:r w:rsidR="00D2446B" w:rsidRPr="00B70217">
        <w:rPr>
          <w:rFonts w:ascii="Times New Roman" w:hAnsi="Times New Roman" w:cs="Times New Roman"/>
          <w:sz w:val="24"/>
          <w:szCs w:val="24"/>
        </w:rPr>
        <w:t>o</w:t>
      </w:r>
      <w:r w:rsidR="00FA5120" w:rsidRPr="00B70217">
        <w:rPr>
          <w:rFonts w:ascii="Times New Roman" w:hAnsi="Times New Roman" w:cs="Times New Roman"/>
          <w:sz w:val="24"/>
          <w:szCs w:val="24"/>
        </w:rPr>
        <w:t xml:space="preserve"> </w:t>
      </w:r>
      <w:r w:rsidR="008B6E5B" w:rsidRPr="00B70217">
        <w:rPr>
          <w:rFonts w:ascii="Times New Roman" w:hAnsi="Times New Roman" w:cs="Times New Roman"/>
          <w:sz w:val="24"/>
          <w:szCs w:val="24"/>
        </w:rPr>
        <w:t xml:space="preserve">showed that </w:t>
      </w:r>
      <w:r w:rsidR="00177CDA" w:rsidRPr="00B70217">
        <w:rPr>
          <w:rFonts w:ascii="Times New Roman" w:hAnsi="Times New Roman" w:cs="Times New Roman"/>
          <w:sz w:val="24"/>
          <w:szCs w:val="24"/>
        </w:rPr>
        <w:t xml:space="preserve">RS </w:t>
      </w:r>
      <w:proofErr w:type="spellStart"/>
      <w:r w:rsidR="00177CDA" w:rsidRPr="00B70217">
        <w:rPr>
          <w:rFonts w:ascii="Times New Roman" w:hAnsi="Times New Roman" w:cs="Times New Roman"/>
          <w:sz w:val="24"/>
          <w:szCs w:val="24"/>
        </w:rPr>
        <w:t>tumors</w:t>
      </w:r>
      <w:proofErr w:type="spellEnd"/>
      <w:r w:rsidR="00177CDA" w:rsidRPr="00B70217">
        <w:rPr>
          <w:rFonts w:ascii="Times New Roman" w:hAnsi="Times New Roman" w:cs="Times New Roman"/>
          <w:sz w:val="24"/>
          <w:szCs w:val="24"/>
        </w:rPr>
        <w:t xml:space="preserve"> had worse overall survival </w:t>
      </w:r>
      <w:r w:rsidR="008B6E5B" w:rsidRPr="00B70217">
        <w:rPr>
          <w:rFonts w:ascii="Times New Roman" w:hAnsi="Times New Roman" w:cs="Times New Roman"/>
          <w:sz w:val="24"/>
          <w:szCs w:val="24"/>
        </w:rPr>
        <w:t xml:space="preserve">in both </w:t>
      </w:r>
      <w:r w:rsidR="00177CDA" w:rsidRPr="00B70217">
        <w:rPr>
          <w:rFonts w:ascii="Times New Roman" w:hAnsi="Times New Roman" w:cs="Times New Roman"/>
          <w:sz w:val="24"/>
          <w:szCs w:val="24"/>
        </w:rPr>
        <w:t xml:space="preserve">patients with </w:t>
      </w:r>
      <w:r w:rsidR="00491BEF" w:rsidRPr="00B70217">
        <w:rPr>
          <w:rFonts w:ascii="Times New Roman" w:hAnsi="Times New Roman" w:cs="Times New Roman"/>
          <w:sz w:val="24"/>
          <w:szCs w:val="24"/>
        </w:rPr>
        <w:t>KRAS wild type and KRAS mutat</w:t>
      </w:r>
      <w:r w:rsidR="00177CDA" w:rsidRPr="00B70217">
        <w:rPr>
          <w:rFonts w:ascii="Times New Roman" w:hAnsi="Times New Roman" w:cs="Times New Roman"/>
          <w:sz w:val="24"/>
          <w:szCs w:val="24"/>
        </w:rPr>
        <w:t>ed tumors</w:t>
      </w:r>
      <w:r w:rsidR="00422F04" w:rsidRPr="00B70217">
        <w:rPr>
          <w:rFonts w:ascii="Times New Roman" w:hAnsi="Times New Roman" w:cs="Times New Roman"/>
          <w:sz w:val="24"/>
          <w:szCs w:val="24"/>
        </w:rPr>
        <w:t>.</w:t>
      </w:r>
      <w:r w:rsidR="006D02BA" w:rsidRPr="00B70217">
        <w:rPr>
          <w:rFonts w:ascii="Times New Roman" w:hAnsi="Times New Roman" w:cs="Times New Roman"/>
          <w:sz w:val="24"/>
          <w:szCs w:val="24"/>
        </w:rPr>
        <w:fldChar w:fldCharType="begin">
          <w:fldData xml:space="preserve">PEVuZE5vdGU+PENpdGU+PEF1dGhvcj5ZYW1hc2hpdGE8L0F1dGhvcj48WWVhcj4yMDE4PC9ZZWFy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</w:fldData>
        </w:fldChar>
      </w:r>
      <w:r w:rsidR="006D02BA" w:rsidRPr="00B70217">
        <w:rPr>
          <w:rFonts w:ascii="Times New Roman" w:hAnsi="Times New Roman" w:cs="Times New Roman"/>
          <w:sz w:val="24"/>
          <w:szCs w:val="24"/>
        </w:rPr>
        <w:instrText xml:space="preserve"> ADDIN EN.CITE </w:instrText>
      </w:r>
      <w:r w:rsidR="006D02BA" w:rsidRPr="00B70217">
        <w:rPr>
          <w:rFonts w:ascii="Times New Roman" w:hAnsi="Times New Roman" w:cs="Times New Roman"/>
          <w:sz w:val="24"/>
          <w:szCs w:val="24"/>
        </w:rPr>
        <w:fldChar w:fldCharType="begin">
          <w:fldData xml:space="preserve">PEVuZE5vdGU+PENpdGU+PEF1dGhvcj5ZYW1hc2hpdGE8L0F1dGhvcj48WWVhcj4yMDE4PC9ZZWFy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</w:fldData>
        </w:fldChar>
      </w:r>
      <w:r w:rsidR="006D02BA" w:rsidRPr="00B70217">
        <w:rPr>
          <w:rFonts w:ascii="Times New Roman" w:hAnsi="Times New Roman" w:cs="Times New Roman"/>
          <w:sz w:val="24"/>
          <w:szCs w:val="24"/>
        </w:rPr>
        <w:instrText xml:space="preserve"> ADDIN EN.CITE.DATA </w:instrText>
      </w:r>
      <w:r w:rsidR="006D02BA" w:rsidRPr="00B70217">
        <w:rPr>
          <w:rFonts w:ascii="Times New Roman" w:hAnsi="Times New Roman" w:cs="Times New Roman"/>
          <w:sz w:val="24"/>
          <w:szCs w:val="24"/>
        </w:rPr>
      </w:r>
      <w:r w:rsidR="006D02BA" w:rsidRPr="00B70217">
        <w:rPr>
          <w:rFonts w:ascii="Times New Roman" w:hAnsi="Times New Roman" w:cs="Times New Roman"/>
          <w:sz w:val="24"/>
          <w:szCs w:val="24"/>
        </w:rPr>
        <w:fldChar w:fldCharType="end"/>
      </w:r>
      <w:r w:rsidR="006D02BA" w:rsidRPr="00B70217">
        <w:rPr>
          <w:rFonts w:ascii="Times New Roman" w:hAnsi="Times New Roman" w:cs="Times New Roman"/>
          <w:sz w:val="24"/>
          <w:szCs w:val="24"/>
        </w:rPr>
      </w:r>
      <w:r w:rsidR="006D02BA" w:rsidRPr="00B70217">
        <w:rPr>
          <w:rFonts w:ascii="Times New Roman" w:hAnsi="Times New Roman" w:cs="Times New Roman"/>
          <w:sz w:val="24"/>
          <w:szCs w:val="24"/>
        </w:rPr>
        <w:fldChar w:fldCharType="separate"/>
      </w:r>
      <w:r w:rsidR="006D02BA" w:rsidRPr="00B70217">
        <w:rPr>
          <w:rFonts w:ascii="Times New Roman" w:hAnsi="Times New Roman" w:cs="Times New Roman"/>
          <w:noProof/>
          <w:sz w:val="24"/>
          <w:szCs w:val="24"/>
          <w:vertAlign w:val="superscript"/>
        </w:rPr>
        <w:t>7</w:t>
      </w:r>
      <w:r w:rsidR="006D02BA" w:rsidRPr="00B70217">
        <w:rPr>
          <w:rFonts w:ascii="Times New Roman" w:hAnsi="Times New Roman" w:cs="Times New Roman"/>
          <w:sz w:val="24"/>
          <w:szCs w:val="24"/>
        </w:rPr>
        <w:fldChar w:fldCharType="end"/>
      </w:r>
      <w:r w:rsidR="006E54B3" w:rsidRPr="00B70217">
        <w:rPr>
          <w:rFonts w:ascii="Times New Roman" w:hAnsi="Times New Roman" w:cs="Times New Roman"/>
          <w:sz w:val="24"/>
          <w:szCs w:val="24"/>
        </w:rPr>
        <w:t xml:space="preserve"> </w:t>
      </w:r>
      <w:r w:rsidR="00BD4EDC" w:rsidRPr="00B70217">
        <w:rPr>
          <w:rFonts w:ascii="Times New Roman" w:hAnsi="Times New Roman" w:cs="Times New Roman"/>
          <w:sz w:val="24"/>
          <w:szCs w:val="24"/>
        </w:rPr>
        <w:t>This</w:t>
      </w:r>
      <w:r w:rsidR="00A624EF" w:rsidRPr="00B70217">
        <w:rPr>
          <w:rFonts w:ascii="Times New Roman" w:hAnsi="Times New Roman" w:cs="Times New Roman"/>
          <w:sz w:val="24"/>
          <w:szCs w:val="24"/>
        </w:rPr>
        <w:t xml:space="preserve"> </w:t>
      </w:r>
      <w:r w:rsidR="00D2446B" w:rsidRPr="00B70217">
        <w:rPr>
          <w:rFonts w:ascii="Times New Roman" w:hAnsi="Times New Roman" w:cs="Times New Roman"/>
          <w:sz w:val="24"/>
          <w:szCs w:val="24"/>
        </w:rPr>
        <w:t xml:space="preserve">debated topic </w:t>
      </w:r>
      <w:r w:rsidR="00177CDA" w:rsidRPr="00B70217">
        <w:rPr>
          <w:rFonts w:ascii="Times New Roman" w:hAnsi="Times New Roman" w:cs="Times New Roman"/>
          <w:sz w:val="24"/>
          <w:szCs w:val="24"/>
        </w:rPr>
        <w:t>has clinical relevance</w:t>
      </w:r>
      <w:r w:rsidR="001A4E99" w:rsidRPr="00B70217">
        <w:rPr>
          <w:rFonts w:ascii="Times New Roman" w:hAnsi="Times New Roman" w:cs="Times New Roman"/>
          <w:sz w:val="24"/>
          <w:szCs w:val="24"/>
        </w:rPr>
        <w:t>,</w:t>
      </w:r>
      <w:r w:rsidR="00D2446B" w:rsidRPr="00B70217">
        <w:rPr>
          <w:rFonts w:ascii="Times New Roman" w:hAnsi="Times New Roman" w:cs="Times New Roman"/>
          <w:sz w:val="24"/>
          <w:szCs w:val="24"/>
        </w:rPr>
        <w:t xml:space="preserve"> as</w:t>
      </w:r>
      <w:r w:rsidR="00D416B2" w:rsidRPr="00B70217">
        <w:rPr>
          <w:rFonts w:ascii="Times New Roman" w:hAnsi="Times New Roman" w:cs="Times New Roman"/>
          <w:sz w:val="24"/>
          <w:szCs w:val="24"/>
        </w:rPr>
        <w:t xml:space="preserve"> </w:t>
      </w:r>
      <w:r w:rsidR="00DC77C5" w:rsidRPr="00B70217">
        <w:rPr>
          <w:rFonts w:ascii="Times New Roman" w:hAnsi="Times New Roman" w:cs="Times New Roman"/>
          <w:sz w:val="24"/>
          <w:szCs w:val="24"/>
        </w:rPr>
        <w:t xml:space="preserve">PTL should </w:t>
      </w:r>
      <w:r w:rsidR="00A624EF" w:rsidRPr="00B70217">
        <w:rPr>
          <w:rFonts w:ascii="Times New Roman" w:hAnsi="Times New Roman" w:cs="Times New Roman"/>
          <w:sz w:val="24"/>
          <w:szCs w:val="24"/>
        </w:rPr>
        <w:t xml:space="preserve">only </w:t>
      </w:r>
      <w:r w:rsidR="00177CDA" w:rsidRPr="00B70217">
        <w:rPr>
          <w:rFonts w:ascii="Times New Roman" w:hAnsi="Times New Roman" w:cs="Times New Roman"/>
          <w:sz w:val="24"/>
          <w:szCs w:val="24"/>
        </w:rPr>
        <w:t xml:space="preserve">be </w:t>
      </w:r>
      <w:r w:rsidR="00DC77C5" w:rsidRPr="00B70217">
        <w:rPr>
          <w:rFonts w:ascii="Times New Roman" w:hAnsi="Times New Roman" w:cs="Times New Roman"/>
          <w:sz w:val="24"/>
          <w:szCs w:val="24"/>
        </w:rPr>
        <w:t xml:space="preserve">used </w:t>
      </w:r>
      <w:r w:rsidR="00177CDA" w:rsidRPr="00B70217">
        <w:rPr>
          <w:rFonts w:ascii="Times New Roman" w:hAnsi="Times New Roman" w:cs="Times New Roman"/>
          <w:sz w:val="24"/>
          <w:szCs w:val="24"/>
        </w:rPr>
        <w:t xml:space="preserve">as a prognostic factor </w:t>
      </w:r>
      <w:r w:rsidR="00AA0E17" w:rsidRPr="00B70217">
        <w:rPr>
          <w:rFonts w:ascii="Times New Roman" w:hAnsi="Times New Roman" w:cs="Times New Roman"/>
          <w:sz w:val="24"/>
          <w:szCs w:val="24"/>
        </w:rPr>
        <w:t>in patient</w:t>
      </w:r>
      <w:r w:rsidR="006D4A08" w:rsidRPr="00B70217">
        <w:rPr>
          <w:rFonts w:ascii="Times New Roman" w:hAnsi="Times New Roman" w:cs="Times New Roman"/>
          <w:sz w:val="24"/>
          <w:szCs w:val="24"/>
        </w:rPr>
        <w:t>s</w:t>
      </w:r>
      <w:r w:rsidR="00DC77C5" w:rsidRPr="00B70217">
        <w:rPr>
          <w:rFonts w:ascii="Times New Roman" w:hAnsi="Times New Roman" w:cs="Times New Roman"/>
          <w:sz w:val="24"/>
          <w:szCs w:val="24"/>
        </w:rPr>
        <w:t xml:space="preserve"> with KRAS </w:t>
      </w:r>
      <w:r w:rsidR="00CE68EE" w:rsidRPr="00B70217">
        <w:rPr>
          <w:rFonts w:ascii="Times New Roman" w:hAnsi="Times New Roman" w:cs="Times New Roman"/>
          <w:sz w:val="24"/>
          <w:szCs w:val="24"/>
        </w:rPr>
        <w:t xml:space="preserve">wild type </w:t>
      </w:r>
      <w:r w:rsidR="00DC77C5" w:rsidRPr="00B70217">
        <w:rPr>
          <w:rFonts w:ascii="Times New Roman" w:hAnsi="Times New Roman" w:cs="Times New Roman"/>
          <w:sz w:val="24"/>
          <w:szCs w:val="24"/>
        </w:rPr>
        <w:t>status</w:t>
      </w:r>
      <w:r w:rsidR="00177CDA" w:rsidRPr="00B70217">
        <w:rPr>
          <w:rFonts w:ascii="Times New Roman" w:hAnsi="Times New Roman" w:cs="Times New Roman"/>
          <w:sz w:val="24"/>
          <w:szCs w:val="24"/>
        </w:rPr>
        <w:t xml:space="preserve"> if a </w:t>
      </w:r>
      <w:commentRangeStart w:id="5"/>
      <w:r w:rsidR="00177CDA" w:rsidRPr="00B70217">
        <w:rPr>
          <w:rFonts w:ascii="Times New Roman" w:hAnsi="Times New Roman" w:cs="Times New Roman"/>
          <w:sz w:val="24"/>
          <w:szCs w:val="24"/>
        </w:rPr>
        <w:t>subgroup effect is present</w:t>
      </w:r>
      <w:r w:rsidR="00DC77C5" w:rsidRPr="00B70217">
        <w:rPr>
          <w:rFonts w:ascii="Times New Roman" w:hAnsi="Times New Roman" w:cs="Times New Roman"/>
          <w:sz w:val="24"/>
          <w:szCs w:val="24"/>
        </w:rPr>
        <w:t>.</w:t>
      </w:r>
      <w:r w:rsidR="00AE0707" w:rsidRPr="00B70217">
        <w:rPr>
          <w:rFonts w:ascii="Times New Roman" w:hAnsi="Times New Roman" w:cs="Times New Roman"/>
          <w:sz w:val="24"/>
          <w:szCs w:val="24"/>
        </w:rPr>
        <w:t xml:space="preserve"> </w:t>
      </w:r>
      <w:commentRangeEnd w:id="5"/>
      <w:r w:rsidR="00BC3BF3">
        <w:rPr>
          <w:rStyle w:val="CommentReference"/>
        </w:rPr>
        <w:commentReference w:id="5"/>
      </w:r>
    </w:p>
    <w:p w14:paraId="4006A1CA" w14:textId="3A199BFC" w:rsidR="00FD4FF1" w:rsidRPr="00B70217" w:rsidRDefault="00D9455F" w:rsidP="007B38DE">
      <w:pPr>
        <w:spacing w:line="480" w:lineRule="auto"/>
        <w:ind w:firstLine="720"/>
        <w:rPr>
          <w:rFonts w:ascii="Times New Roman" w:eastAsiaTheme="majorEastAsia" w:hAnsi="Times New Roman" w:cs="Times New Roman"/>
          <w:color w:val="000000" w:themeColor="text1"/>
          <w:sz w:val="24"/>
          <w:szCs w:val="24"/>
        </w:rPr>
      </w:pPr>
      <w:r w:rsidRPr="00B70217">
        <w:rPr>
          <w:rFonts w:ascii="Times New Roman" w:hAnsi="Times New Roman" w:cs="Times New Roman"/>
          <w:sz w:val="24"/>
          <w:szCs w:val="24"/>
        </w:rPr>
        <w:t xml:space="preserve">To resolve this debate, </w:t>
      </w:r>
      <w:r w:rsidR="008C4D94" w:rsidRPr="00B70217">
        <w:rPr>
          <w:rFonts w:ascii="Times New Roman" w:hAnsi="Times New Roman" w:cs="Times New Roman"/>
          <w:sz w:val="24"/>
          <w:szCs w:val="24"/>
        </w:rPr>
        <w:t>we aim</w:t>
      </w:r>
      <w:r w:rsidR="00177CDA" w:rsidRPr="00B70217">
        <w:rPr>
          <w:rFonts w:ascii="Times New Roman" w:hAnsi="Times New Roman" w:cs="Times New Roman"/>
          <w:sz w:val="24"/>
          <w:szCs w:val="24"/>
        </w:rPr>
        <w:t>ed</w:t>
      </w:r>
      <w:r w:rsidR="008C4D94" w:rsidRPr="00B70217">
        <w:rPr>
          <w:rFonts w:ascii="Times New Roman" w:hAnsi="Times New Roman" w:cs="Times New Roman"/>
          <w:sz w:val="24"/>
          <w:szCs w:val="24"/>
        </w:rPr>
        <w:t xml:space="preserve"> </w:t>
      </w:r>
      <w:r w:rsidR="00135A9A" w:rsidRPr="00B70217">
        <w:rPr>
          <w:rFonts w:ascii="Times New Roman" w:eastAsiaTheme="majorEastAsia" w:hAnsi="Times New Roman" w:cs="Times New Roman"/>
          <w:color w:val="000000" w:themeColor="text1"/>
          <w:sz w:val="24"/>
          <w:szCs w:val="24"/>
        </w:rPr>
        <w:t xml:space="preserve">to </w:t>
      </w:r>
      <w:r w:rsidR="00177CDA" w:rsidRPr="00B70217">
        <w:rPr>
          <w:rFonts w:ascii="Times New Roman" w:eastAsiaTheme="majorEastAsia" w:hAnsi="Times New Roman" w:cs="Times New Roman"/>
          <w:color w:val="000000" w:themeColor="text1"/>
          <w:sz w:val="24"/>
          <w:szCs w:val="24"/>
        </w:rPr>
        <w:t>perform a systematic literature search and meta-analysis using</w:t>
      </w:r>
      <w:r w:rsidRPr="00B70217">
        <w:rPr>
          <w:rFonts w:ascii="Times New Roman" w:eastAsiaTheme="majorEastAsia" w:hAnsi="Times New Roman" w:cs="Times New Roman"/>
          <w:color w:val="000000" w:themeColor="text1"/>
          <w:sz w:val="24"/>
          <w:szCs w:val="24"/>
        </w:rPr>
        <w:t xml:space="preserve"> all relevant studies</w:t>
      </w:r>
      <w:r w:rsidR="008800D7" w:rsidRPr="00B70217">
        <w:rPr>
          <w:rFonts w:ascii="Times New Roman" w:eastAsiaTheme="majorEastAsia" w:hAnsi="Times New Roman" w:cs="Times New Roman"/>
          <w:color w:val="000000" w:themeColor="text1"/>
          <w:sz w:val="24"/>
          <w:szCs w:val="24"/>
        </w:rPr>
        <w:t>.</w:t>
      </w:r>
      <w:r w:rsidR="00B65550" w:rsidRPr="00B70217">
        <w:rPr>
          <w:rFonts w:ascii="Times New Roman" w:eastAsiaTheme="majorEastAsia" w:hAnsi="Times New Roman" w:cs="Times New Roman"/>
          <w:color w:val="000000" w:themeColor="text1"/>
          <w:sz w:val="24"/>
          <w:szCs w:val="24"/>
        </w:rPr>
        <w:t xml:space="preserve"> </w:t>
      </w:r>
      <w:r w:rsidR="008C4D94" w:rsidRPr="00B70217">
        <w:rPr>
          <w:rFonts w:ascii="Times New Roman" w:eastAsiaTheme="majorEastAsia" w:hAnsi="Times New Roman" w:cs="Times New Roman"/>
          <w:color w:val="000000" w:themeColor="text1"/>
          <w:sz w:val="24"/>
          <w:szCs w:val="24"/>
        </w:rPr>
        <w:t xml:space="preserve">Given that left sided disease can be defined in two possible ways (excluding or including rectal </w:t>
      </w:r>
      <w:proofErr w:type="spellStart"/>
      <w:r w:rsidR="008C4D94" w:rsidRPr="00B70217">
        <w:rPr>
          <w:rFonts w:ascii="Times New Roman" w:eastAsiaTheme="majorEastAsia" w:hAnsi="Times New Roman" w:cs="Times New Roman"/>
          <w:color w:val="000000" w:themeColor="text1"/>
          <w:sz w:val="24"/>
          <w:szCs w:val="24"/>
        </w:rPr>
        <w:t>tumors</w:t>
      </w:r>
      <w:proofErr w:type="spellEnd"/>
      <w:r w:rsidR="008C4D94" w:rsidRPr="00B70217">
        <w:rPr>
          <w:rFonts w:ascii="Times New Roman" w:eastAsiaTheme="majorEastAsia" w:hAnsi="Times New Roman" w:cs="Times New Roman"/>
          <w:color w:val="000000" w:themeColor="text1"/>
          <w:sz w:val="24"/>
          <w:szCs w:val="24"/>
        </w:rPr>
        <w:t xml:space="preserve">) </w:t>
      </w:r>
      <w:r w:rsidR="008C4D94" w:rsidRPr="00B70217">
        <w:rPr>
          <w:rFonts w:ascii="Times New Roman" w:eastAsiaTheme="majorEastAsia" w:hAnsi="Times New Roman" w:cs="Times New Roman"/>
          <w:color w:val="000000" w:themeColor="text1"/>
          <w:sz w:val="24"/>
          <w:szCs w:val="24"/>
          <w:highlight w:val="cyan"/>
        </w:rPr>
        <w:t>we perform</w:t>
      </w:r>
      <w:r w:rsidR="00177CDA" w:rsidRPr="00B70217">
        <w:rPr>
          <w:rFonts w:ascii="Times New Roman" w:eastAsiaTheme="majorEastAsia" w:hAnsi="Times New Roman" w:cs="Times New Roman"/>
          <w:color w:val="000000" w:themeColor="text1"/>
          <w:sz w:val="24"/>
          <w:szCs w:val="24"/>
          <w:highlight w:val="cyan"/>
        </w:rPr>
        <w:t>ed</w:t>
      </w:r>
      <w:r w:rsidR="008C4D94" w:rsidRPr="00B70217">
        <w:rPr>
          <w:rFonts w:ascii="Times New Roman" w:eastAsiaTheme="majorEastAsia" w:hAnsi="Times New Roman" w:cs="Times New Roman"/>
          <w:color w:val="000000" w:themeColor="text1"/>
          <w:sz w:val="24"/>
          <w:szCs w:val="24"/>
          <w:highlight w:val="cyan"/>
        </w:rPr>
        <w:t xml:space="preserve"> two</w:t>
      </w:r>
      <w:r w:rsidR="006D0562" w:rsidRPr="00B70217">
        <w:rPr>
          <w:rFonts w:ascii="Times New Roman" w:eastAsiaTheme="majorEastAsia" w:hAnsi="Times New Roman" w:cs="Times New Roman"/>
          <w:color w:val="000000" w:themeColor="text1"/>
          <w:sz w:val="24"/>
          <w:szCs w:val="24"/>
          <w:highlight w:val="cyan"/>
        </w:rPr>
        <w:t xml:space="preserve"> </w:t>
      </w:r>
      <w:commentRangeStart w:id="6"/>
      <w:commentRangeStart w:id="7"/>
      <w:r w:rsidR="006D0562" w:rsidRPr="00B70217">
        <w:rPr>
          <w:rFonts w:ascii="Times New Roman" w:eastAsiaTheme="majorEastAsia" w:hAnsi="Times New Roman" w:cs="Times New Roman"/>
          <w:color w:val="000000" w:themeColor="text1"/>
          <w:sz w:val="24"/>
          <w:szCs w:val="24"/>
          <w:highlight w:val="cyan"/>
        </w:rPr>
        <w:t>sets</w:t>
      </w:r>
      <w:commentRangeEnd w:id="6"/>
      <w:r w:rsidR="00E81EB1" w:rsidRPr="00B70217">
        <w:rPr>
          <w:rStyle w:val="CommentReference"/>
          <w:rFonts w:ascii="Times New Roman" w:hAnsi="Times New Roman" w:cs="Times New Roman"/>
          <w:sz w:val="24"/>
          <w:szCs w:val="24"/>
        </w:rPr>
        <w:commentReference w:id="6"/>
      </w:r>
      <w:commentRangeEnd w:id="7"/>
      <w:r w:rsidR="00BC3BF3">
        <w:rPr>
          <w:rStyle w:val="CommentReference"/>
        </w:rPr>
        <w:commentReference w:id="7"/>
      </w:r>
      <w:r w:rsidR="006D0562" w:rsidRPr="00B70217">
        <w:rPr>
          <w:rFonts w:ascii="Times New Roman" w:eastAsiaTheme="majorEastAsia" w:hAnsi="Times New Roman" w:cs="Times New Roman"/>
          <w:color w:val="000000" w:themeColor="text1"/>
          <w:sz w:val="24"/>
          <w:szCs w:val="24"/>
          <w:highlight w:val="cyan"/>
        </w:rPr>
        <w:t xml:space="preserve"> of</w:t>
      </w:r>
      <w:r w:rsidR="00CA4484" w:rsidRPr="00B70217">
        <w:rPr>
          <w:rFonts w:ascii="Times New Roman" w:eastAsiaTheme="majorEastAsia" w:hAnsi="Times New Roman" w:cs="Times New Roman"/>
          <w:color w:val="000000" w:themeColor="text1"/>
          <w:sz w:val="24"/>
          <w:szCs w:val="24"/>
          <w:highlight w:val="cyan"/>
        </w:rPr>
        <w:t xml:space="preserve"> </w:t>
      </w:r>
      <w:r w:rsidR="008C4D94" w:rsidRPr="00B70217">
        <w:rPr>
          <w:rFonts w:ascii="Times New Roman" w:eastAsiaTheme="majorEastAsia" w:hAnsi="Times New Roman" w:cs="Times New Roman"/>
          <w:color w:val="000000" w:themeColor="text1"/>
          <w:sz w:val="24"/>
          <w:szCs w:val="24"/>
          <w:highlight w:val="cyan"/>
        </w:rPr>
        <w:t>meta</w:t>
      </w:r>
      <w:r w:rsidR="0091146B" w:rsidRPr="00B70217">
        <w:rPr>
          <w:rFonts w:ascii="Times New Roman" w:eastAsiaTheme="majorEastAsia" w:hAnsi="Times New Roman" w:cs="Times New Roman"/>
          <w:color w:val="000000" w:themeColor="text1"/>
          <w:sz w:val="24"/>
          <w:szCs w:val="24"/>
          <w:highlight w:val="cyan"/>
        </w:rPr>
        <w:t>-</w:t>
      </w:r>
      <w:r w:rsidR="008C4D94" w:rsidRPr="00B70217">
        <w:rPr>
          <w:rFonts w:ascii="Times New Roman" w:eastAsiaTheme="majorEastAsia" w:hAnsi="Times New Roman" w:cs="Times New Roman"/>
          <w:color w:val="000000" w:themeColor="text1"/>
          <w:sz w:val="24"/>
          <w:szCs w:val="24"/>
          <w:highlight w:val="cyan"/>
        </w:rPr>
        <w:t xml:space="preserve">analyses </w:t>
      </w:r>
      <w:r w:rsidR="001A2A63" w:rsidRPr="00B70217">
        <w:rPr>
          <w:rFonts w:ascii="Times New Roman" w:eastAsiaTheme="majorEastAsia" w:hAnsi="Times New Roman" w:cs="Times New Roman"/>
          <w:color w:val="000000" w:themeColor="text1"/>
          <w:sz w:val="24"/>
          <w:szCs w:val="24"/>
          <w:highlight w:val="cyan"/>
        </w:rPr>
        <w:t xml:space="preserve">using each definition </w:t>
      </w:r>
      <w:r w:rsidR="006D0562" w:rsidRPr="00B70217">
        <w:rPr>
          <w:rFonts w:ascii="Times New Roman" w:eastAsiaTheme="majorEastAsia" w:hAnsi="Times New Roman" w:cs="Times New Roman"/>
          <w:color w:val="000000" w:themeColor="text1"/>
          <w:sz w:val="24"/>
          <w:szCs w:val="24"/>
          <w:highlight w:val="cyan"/>
        </w:rPr>
        <w:t xml:space="preserve">(each set included </w:t>
      </w:r>
      <w:r w:rsidR="001A2A63" w:rsidRPr="00B70217">
        <w:rPr>
          <w:rFonts w:ascii="Times New Roman" w:eastAsiaTheme="majorEastAsia" w:hAnsi="Times New Roman" w:cs="Times New Roman"/>
          <w:color w:val="000000" w:themeColor="text1"/>
          <w:sz w:val="24"/>
          <w:szCs w:val="24"/>
          <w:highlight w:val="cyan"/>
        </w:rPr>
        <w:t>s</w:t>
      </w:r>
      <w:r w:rsidR="006D0562" w:rsidRPr="00B70217">
        <w:rPr>
          <w:rFonts w:ascii="Times New Roman" w:eastAsiaTheme="majorEastAsia" w:hAnsi="Times New Roman" w:cs="Times New Roman"/>
          <w:color w:val="000000" w:themeColor="text1"/>
          <w:sz w:val="24"/>
          <w:szCs w:val="24"/>
          <w:highlight w:val="cyan"/>
        </w:rPr>
        <w:t>eparate meta-analys</w:t>
      </w:r>
      <w:r w:rsidR="001A2A63" w:rsidRPr="00B70217">
        <w:rPr>
          <w:rFonts w:ascii="Times New Roman" w:eastAsiaTheme="majorEastAsia" w:hAnsi="Times New Roman" w:cs="Times New Roman"/>
          <w:color w:val="000000" w:themeColor="text1"/>
          <w:sz w:val="24"/>
          <w:szCs w:val="24"/>
          <w:highlight w:val="cyan"/>
        </w:rPr>
        <w:t>e</w:t>
      </w:r>
      <w:r w:rsidR="006D0562" w:rsidRPr="00B70217">
        <w:rPr>
          <w:rFonts w:ascii="Times New Roman" w:eastAsiaTheme="majorEastAsia" w:hAnsi="Times New Roman" w:cs="Times New Roman"/>
          <w:color w:val="000000" w:themeColor="text1"/>
          <w:sz w:val="24"/>
          <w:szCs w:val="24"/>
          <w:highlight w:val="cyan"/>
        </w:rPr>
        <w:t>s for KRAS mutated</w:t>
      </w:r>
      <w:r w:rsidR="001A2A63" w:rsidRPr="00B70217">
        <w:rPr>
          <w:rFonts w:ascii="Times New Roman" w:eastAsiaTheme="majorEastAsia" w:hAnsi="Times New Roman" w:cs="Times New Roman"/>
          <w:color w:val="000000" w:themeColor="text1"/>
          <w:sz w:val="24"/>
          <w:szCs w:val="24"/>
          <w:highlight w:val="cyan"/>
        </w:rPr>
        <w:t xml:space="preserve"> and wild type patients as well as for the interaction</w:t>
      </w:r>
      <w:r w:rsidR="001A2A63" w:rsidRPr="00B70217">
        <w:rPr>
          <w:rFonts w:ascii="Times New Roman" w:hAnsi="Times New Roman" w:cs="Times New Roman"/>
          <w:sz w:val="24"/>
          <w:szCs w:val="24"/>
          <w:highlight w:val="cyan"/>
        </w:rPr>
        <w:t xml:space="preserve"> </w:t>
      </w:r>
      <w:r w:rsidR="001A2A63" w:rsidRPr="00B70217">
        <w:rPr>
          <w:rFonts w:ascii="Times New Roman" w:eastAsiaTheme="majorEastAsia" w:hAnsi="Times New Roman" w:cs="Times New Roman"/>
          <w:color w:val="000000" w:themeColor="text1"/>
          <w:sz w:val="24"/>
          <w:szCs w:val="24"/>
          <w:highlight w:val="cyan"/>
        </w:rPr>
        <w:t xml:space="preserve">between </w:t>
      </w:r>
      <w:proofErr w:type="spellStart"/>
      <w:r w:rsidR="001A2A63" w:rsidRPr="00B70217">
        <w:rPr>
          <w:rFonts w:ascii="Times New Roman" w:eastAsiaTheme="majorEastAsia" w:hAnsi="Times New Roman" w:cs="Times New Roman"/>
          <w:color w:val="000000" w:themeColor="text1"/>
          <w:sz w:val="24"/>
          <w:szCs w:val="24"/>
          <w:highlight w:val="cyan"/>
        </w:rPr>
        <w:t>tumor</w:t>
      </w:r>
      <w:proofErr w:type="spellEnd"/>
      <w:r w:rsidR="001A2A63" w:rsidRPr="00B70217">
        <w:rPr>
          <w:rFonts w:ascii="Times New Roman" w:eastAsiaTheme="majorEastAsia" w:hAnsi="Times New Roman" w:cs="Times New Roman"/>
          <w:color w:val="000000" w:themeColor="text1"/>
          <w:sz w:val="24"/>
          <w:szCs w:val="24"/>
          <w:highlight w:val="cyan"/>
        </w:rPr>
        <w:t xml:space="preserve"> side and KRAS status).</w:t>
      </w:r>
      <w:r w:rsidR="001A2A63" w:rsidRPr="00B70217">
        <w:rPr>
          <w:rFonts w:ascii="Times New Roman" w:eastAsiaTheme="majorEastAsia" w:hAnsi="Times New Roman" w:cs="Times New Roman"/>
          <w:color w:val="000000" w:themeColor="text1"/>
          <w:sz w:val="24"/>
          <w:szCs w:val="24"/>
        </w:rPr>
        <w:t xml:space="preserve"> </w:t>
      </w:r>
    </w:p>
    <w:p w14:paraId="022B8D7F" w14:textId="5DCE9AC2" w:rsidR="00CE3B1B" w:rsidRPr="00B70217" w:rsidRDefault="00DB17E9" w:rsidP="0088535C">
      <w:pPr>
        <w:pStyle w:val="Heading1"/>
        <w:spacing w:line="480" w:lineRule="auto"/>
        <w:rPr>
          <w:rFonts w:ascii="Times New Roman" w:hAnsi="Times New Roman" w:cs="Times New Roman"/>
          <w:sz w:val="24"/>
          <w:szCs w:val="24"/>
        </w:rPr>
      </w:pPr>
      <w:r w:rsidRPr="00B70217">
        <w:rPr>
          <w:rFonts w:ascii="Times New Roman" w:hAnsi="Times New Roman" w:cs="Times New Roman"/>
          <w:sz w:val="24"/>
          <w:szCs w:val="24"/>
        </w:rPr>
        <w:lastRenderedPageBreak/>
        <w:t>M</w:t>
      </w:r>
      <w:r w:rsidR="00B444ED" w:rsidRPr="00B70217">
        <w:rPr>
          <w:rFonts w:ascii="Times New Roman" w:hAnsi="Times New Roman" w:cs="Times New Roman"/>
          <w:sz w:val="24"/>
          <w:szCs w:val="24"/>
        </w:rPr>
        <w:t>ethods</w:t>
      </w:r>
    </w:p>
    <w:p w14:paraId="5A23C3D3" w14:textId="7B8BDD27" w:rsidR="003829A8" w:rsidRPr="00B70217" w:rsidRDefault="003829A8" w:rsidP="0088535C">
      <w:pPr>
        <w:pStyle w:val="Heading2"/>
        <w:spacing w:line="480" w:lineRule="auto"/>
        <w:rPr>
          <w:rFonts w:ascii="Times New Roman" w:hAnsi="Times New Roman" w:cs="Times New Roman"/>
          <w:sz w:val="24"/>
          <w:szCs w:val="24"/>
        </w:rPr>
      </w:pPr>
      <w:r w:rsidRPr="00B70217">
        <w:rPr>
          <w:rFonts w:ascii="Times New Roman" w:hAnsi="Times New Roman" w:cs="Times New Roman"/>
          <w:sz w:val="24"/>
          <w:szCs w:val="24"/>
        </w:rPr>
        <w:t xml:space="preserve">Objective </w:t>
      </w:r>
    </w:p>
    <w:p w14:paraId="463E0DD5" w14:textId="1E0DF87E" w:rsidR="003829A8" w:rsidRPr="00B70217" w:rsidRDefault="003829A8" w:rsidP="0088535C">
      <w:pPr>
        <w:spacing w:line="480" w:lineRule="auto"/>
        <w:rPr>
          <w:rFonts w:ascii="Times New Roman" w:eastAsiaTheme="majorEastAsia" w:hAnsi="Times New Roman" w:cs="Times New Roman"/>
          <w:color w:val="000000" w:themeColor="text1"/>
          <w:sz w:val="24"/>
          <w:szCs w:val="24"/>
        </w:rPr>
      </w:pPr>
      <w:commentRangeStart w:id="8"/>
      <w:r w:rsidRPr="00B70217">
        <w:rPr>
          <w:rFonts w:ascii="Times New Roman" w:hAnsi="Times New Roman" w:cs="Times New Roman"/>
          <w:sz w:val="24"/>
          <w:szCs w:val="24"/>
        </w:rPr>
        <w:t>The present study aim</w:t>
      </w:r>
      <w:r w:rsidR="008E3B9A" w:rsidRPr="00B70217">
        <w:rPr>
          <w:rFonts w:ascii="Times New Roman" w:hAnsi="Times New Roman" w:cs="Times New Roman"/>
          <w:sz w:val="24"/>
          <w:szCs w:val="24"/>
        </w:rPr>
        <w:t>s</w:t>
      </w:r>
      <w:r w:rsidRPr="00B70217">
        <w:rPr>
          <w:rFonts w:ascii="Times New Roman" w:hAnsi="Times New Roman" w:cs="Times New Roman"/>
          <w:sz w:val="24"/>
          <w:szCs w:val="24"/>
        </w:rPr>
        <w:t xml:space="preserve"> to </w:t>
      </w:r>
      <w:r w:rsidR="007616C7" w:rsidRPr="00B70217">
        <w:rPr>
          <w:rFonts w:ascii="Times New Roman" w:hAnsi="Times New Roman" w:cs="Times New Roman"/>
          <w:sz w:val="24"/>
          <w:szCs w:val="24"/>
        </w:rPr>
        <w:t xml:space="preserve">determine </w:t>
      </w:r>
      <w:r w:rsidR="000D1DA2" w:rsidRPr="00B70217">
        <w:rPr>
          <w:rFonts w:ascii="Times New Roman" w:hAnsi="Times New Roman" w:cs="Times New Roman"/>
          <w:sz w:val="24"/>
          <w:szCs w:val="24"/>
        </w:rPr>
        <w:t>whether the effect</w:t>
      </w:r>
      <w:r w:rsidRPr="00B70217">
        <w:rPr>
          <w:rFonts w:ascii="Times New Roman" w:hAnsi="Times New Roman" w:cs="Times New Roman"/>
          <w:sz w:val="24"/>
          <w:szCs w:val="24"/>
        </w:rPr>
        <w:t xml:space="preserve"> of </w:t>
      </w:r>
      <w:r w:rsidR="00F2463F" w:rsidRPr="00B70217">
        <w:rPr>
          <w:rFonts w:ascii="Times New Roman" w:hAnsi="Times New Roman" w:cs="Times New Roman"/>
          <w:sz w:val="24"/>
          <w:szCs w:val="24"/>
        </w:rPr>
        <w:t xml:space="preserve">primary </w:t>
      </w:r>
      <w:proofErr w:type="spellStart"/>
      <w:r w:rsidR="00516742" w:rsidRPr="00B70217">
        <w:rPr>
          <w:rFonts w:ascii="Times New Roman" w:hAnsi="Times New Roman" w:cs="Times New Roman"/>
          <w:sz w:val="24"/>
          <w:szCs w:val="24"/>
        </w:rPr>
        <w:t>tumor</w:t>
      </w:r>
      <w:proofErr w:type="spellEnd"/>
      <w:r w:rsidRPr="00B70217">
        <w:rPr>
          <w:rFonts w:ascii="Times New Roman" w:hAnsi="Times New Roman" w:cs="Times New Roman"/>
          <w:sz w:val="24"/>
          <w:szCs w:val="24"/>
        </w:rPr>
        <w:t xml:space="preserve"> </w:t>
      </w:r>
      <w:r w:rsidR="00F2463F" w:rsidRPr="00B70217">
        <w:rPr>
          <w:rFonts w:ascii="Times New Roman" w:hAnsi="Times New Roman" w:cs="Times New Roman"/>
          <w:sz w:val="24"/>
          <w:szCs w:val="24"/>
        </w:rPr>
        <w:t xml:space="preserve">location </w:t>
      </w:r>
      <w:r w:rsidRPr="00B70217">
        <w:rPr>
          <w:rFonts w:ascii="Times New Roman" w:hAnsi="Times New Roman" w:cs="Times New Roman"/>
          <w:sz w:val="24"/>
          <w:szCs w:val="24"/>
        </w:rPr>
        <w:t>(left versus right</w:t>
      </w:r>
      <w:r w:rsidR="00634D1A" w:rsidRPr="00B70217">
        <w:rPr>
          <w:rFonts w:ascii="Times New Roman" w:hAnsi="Times New Roman" w:cs="Times New Roman"/>
          <w:sz w:val="24"/>
          <w:szCs w:val="24"/>
        </w:rPr>
        <w:t xml:space="preserve"> side</w:t>
      </w:r>
      <w:r w:rsidR="00360FE8" w:rsidRPr="00B70217">
        <w:rPr>
          <w:rFonts w:ascii="Times New Roman" w:hAnsi="Times New Roman" w:cs="Times New Roman"/>
          <w:sz w:val="24"/>
          <w:szCs w:val="24"/>
        </w:rPr>
        <w:t xml:space="preserve"> according to two different definitions</w:t>
      </w:r>
      <w:r w:rsidRPr="00B70217">
        <w:rPr>
          <w:rFonts w:ascii="Times New Roman" w:hAnsi="Times New Roman" w:cs="Times New Roman"/>
          <w:sz w:val="24"/>
          <w:szCs w:val="24"/>
        </w:rPr>
        <w:t>)</w:t>
      </w:r>
      <w:r w:rsidR="00680728" w:rsidRPr="00B70217">
        <w:rPr>
          <w:rFonts w:ascii="Times New Roman" w:hAnsi="Times New Roman" w:cs="Times New Roman"/>
          <w:sz w:val="24"/>
          <w:szCs w:val="24"/>
        </w:rPr>
        <w:t xml:space="preserve"> on overall survival</w:t>
      </w:r>
      <w:r w:rsidR="006F0EB2" w:rsidRPr="00B70217">
        <w:rPr>
          <w:rFonts w:ascii="Times New Roman" w:hAnsi="Times New Roman" w:cs="Times New Roman"/>
          <w:sz w:val="24"/>
          <w:szCs w:val="24"/>
        </w:rPr>
        <w:t xml:space="preserve"> is different between</w:t>
      </w:r>
      <w:r w:rsidRPr="00B70217">
        <w:rPr>
          <w:rFonts w:ascii="Times New Roman" w:hAnsi="Times New Roman" w:cs="Times New Roman"/>
          <w:sz w:val="24"/>
          <w:szCs w:val="24"/>
        </w:rPr>
        <w:t xml:space="preserve"> </w:t>
      </w:r>
      <w:r w:rsidR="00CB61D4" w:rsidRPr="00B70217">
        <w:rPr>
          <w:rFonts w:ascii="Times New Roman" w:hAnsi="Times New Roman" w:cs="Times New Roman"/>
          <w:sz w:val="24"/>
          <w:szCs w:val="24"/>
        </w:rPr>
        <w:t xml:space="preserve">patients with KRAS mutated </w:t>
      </w:r>
      <w:r w:rsidR="00C05F75" w:rsidRPr="00B70217">
        <w:rPr>
          <w:rFonts w:ascii="Times New Roman" w:hAnsi="Times New Roman" w:cs="Times New Roman"/>
          <w:sz w:val="24"/>
          <w:szCs w:val="24"/>
        </w:rPr>
        <w:t xml:space="preserve">and </w:t>
      </w:r>
      <w:r w:rsidR="00634D1A" w:rsidRPr="00B70217">
        <w:rPr>
          <w:rFonts w:ascii="Times New Roman" w:hAnsi="Times New Roman" w:cs="Times New Roman"/>
          <w:sz w:val="24"/>
          <w:szCs w:val="24"/>
        </w:rPr>
        <w:t xml:space="preserve">KRAS wild-type </w:t>
      </w:r>
      <w:r w:rsidR="00CB61D4" w:rsidRPr="00B70217">
        <w:rPr>
          <w:rFonts w:ascii="Times New Roman" w:hAnsi="Times New Roman" w:cs="Times New Roman"/>
          <w:sz w:val="24"/>
          <w:szCs w:val="24"/>
        </w:rPr>
        <w:t xml:space="preserve">colorectal </w:t>
      </w:r>
      <w:r w:rsidR="005556B6" w:rsidRPr="00B70217">
        <w:rPr>
          <w:rFonts w:ascii="Times New Roman" w:hAnsi="Times New Roman" w:cs="Times New Roman"/>
          <w:sz w:val="24"/>
          <w:szCs w:val="24"/>
        </w:rPr>
        <w:t xml:space="preserve">cancer liver metastases </w:t>
      </w:r>
      <w:r w:rsidR="00634D1A" w:rsidRPr="00B70217">
        <w:rPr>
          <w:rFonts w:ascii="Times New Roman" w:hAnsi="Times New Roman" w:cs="Times New Roman"/>
          <w:sz w:val="24"/>
          <w:szCs w:val="24"/>
        </w:rPr>
        <w:t xml:space="preserve">who </w:t>
      </w:r>
      <w:r w:rsidR="00CB61D4" w:rsidRPr="00B70217">
        <w:rPr>
          <w:rFonts w:ascii="Times New Roman" w:hAnsi="Times New Roman" w:cs="Times New Roman"/>
          <w:sz w:val="24"/>
          <w:szCs w:val="24"/>
        </w:rPr>
        <w:t>underwent</w:t>
      </w:r>
      <w:r w:rsidR="00634D1A" w:rsidRPr="00B70217">
        <w:rPr>
          <w:rFonts w:ascii="Times New Roman" w:hAnsi="Times New Roman" w:cs="Times New Roman"/>
          <w:sz w:val="24"/>
          <w:szCs w:val="24"/>
        </w:rPr>
        <w:t xml:space="preserve"> </w:t>
      </w:r>
      <w:proofErr w:type="spellStart"/>
      <w:r w:rsidR="00634D1A" w:rsidRPr="00B70217">
        <w:rPr>
          <w:rFonts w:ascii="Times New Roman" w:hAnsi="Times New Roman" w:cs="Times New Roman"/>
          <w:sz w:val="24"/>
          <w:szCs w:val="24"/>
        </w:rPr>
        <w:t>metastasectomy</w:t>
      </w:r>
      <w:proofErr w:type="spellEnd"/>
      <w:r w:rsidRPr="00B70217">
        <w:rPr>
          <w:rFonts w:ascii="Times New Roman" w:hAnsi="Times New Roman" w:cs="Times New Roman"/>
          <w:sz w:val="24"/>
          <w:szCs w:val="24"/>
        </w:rPr>
        <w:t>.</w:t>
      </w:r>
      <w:r w:rsidR="00326AF3" w:rsidRPr="00B70217">
        <w:rPr>
          <w:rFonts w:ascii="Times New Roman" w:hAnsi="Times New Roman" w:cs="Times New Roman"/>
          <w:sz w:val="24"/>
          <w:szCs w:val="24"/>
        </w:rPr>
        <w:t xml:space="preserve"> </w:t>
      </w:r>
      <w:commentRangeEnd w:id="8"/>
      <w:r w:rsidR="00BC3BF3">
        <w:rPr>
          <w:rStyle w:val="CommentReference"/>
        </w:rPr>
        <w:commentReference w:id="8"/>
      </w:r>
      <w:commentRangeStart w:id="9"/>
      <w:r w:rsidRPr="00B70217">
        <w:rPr>
          <w:rFonts w:ascii="Times New Roman" w:hAnsi="Times New Roman" w:cs="Times New Roman"/>
          <w:sz w:val="24"/>
          <w:szCs w:val="24"/>
        </w:rPr>
        <w:t>The reporting of this systematic review follows the Preferred Reporting Items for Systematic Review and Meta-Analyses (PRISMA) statement</w:t>
      </w:r>
      <w:r w:rsidR="00195D16" w:rsidRPr="00B70217">
        <w:rPr>
          <w:rFonts w:ascii="Times New Roman" w:hAnsi="Times New Roman" w:cs="Times New Roman"/>
          <w:sz w:val="24"/>
          <w:szCs w:val="24"/>
        </w:rPr>
        <w:t>.</w:t>
      </w:r>
      <w:r w:rsidR="006D02BA" w:rsidRPr="00B70217">
        <w:rPr>
          <w:rFonts w:ascii="Times New Roman" w:hAnsi="Times New Roman" w:cs="Times New Roman"/>
          <w:sz w:val="24"/>
          <w:szCs w:val="24"/>
        </w:rPr>
        <w:fldChar w:fldCharType="begin">
          <w:fldData xml:space="preserve">PEVuZE5vdGU+PENpdGU+PEF1dGhvcj5QYWdlPC9BdXRob3I+PFllYXI+MjAyMTwvWWVhcj48UmVj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</w:fldData>
        </w:fldChar>
      </w:r>
      <w:r w:rsidR="006D02BA" w:rsidRPr="00B70217">
        <w:rPr>
          <w:rFonts w:ascii="Times New Roman" w:hAnsi="Times New Roman" w:cs="Times New Roman"/>
          <w:sz w:val="24"/>
          <w:szCs w:val="24"/>
        </w:rPr>
        <w:instrText xml:space="preserve"> ADDIN EN.CITE </w:instrText>
      </w:r>
      <w:r w:rsidR="006D02BA" w:rsidRPr="00B70217">
        <w:rPr>
          <w:rFonts w:ascii="Times New Roman" w:hAnsi="Times New Roman" w:cs="Times New Roman"/>
          <w:sz w:val="24"/>
          <w:szCs w:val="24"/>
        </w:rPr>
        <w:fldChar w:fldCharType="begin">
          <w:fldData xml:space="preserve">PEVuZE5vdGU+PENpdGU+PEF1dGhvcj5QYWdlPC9BdXRob3I+PFllYXI+MjAyMTwvWWVhcj48UmVj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</w:fldData>
        </w:fldChar>
      </w:r>
      <w:r w:rsidR="006D02BA" w:rsidRPr="00B70217">
        <w:rPr>
          <w:rFonts w:ascii="Times New Roman" w:hAnsi="Times New Roman" w:cs="Times New Roman"/>
          <w:sz w:val="24"/>
          <w:szCs w:val="24"/>
        </w:rPr>
        <w:instrText xml:space="preserve"> ADDIN EN.CITE.DATA </w:instrText>
      </w:r>
      <w:r w:rsidR="006D02BA" w:rsidRPr="00B70217">
        <w:rPr>
          <w:rFonts w:ascii="Times New Roman" w:hAnsi="Times New Roman" w:cs="Times New Roman"/>
          <w:sz w:val="24"/>
          <w:szCs w:val="24"/>
        </w:rPr>
      </w:r>
      <w:r w:rsidR="006D02BA" w:rsidRPr="00B70217">
        <w:rPr>
          <w:rFonts w:ascii="Times New Roman" w:hAnsi="Times New Roman" w:cs="Times New Roman"/>
          <w:sz w:val="24"/>
          <w:szCs w:val="24"/>
        </w:rPr>
        <w:fldChar w:fldCharType="end"/>
      </w:r>
      <w:r w:rsidR="006D02BA" w:rsidRPr="00B70217">
        <w:rPr>
          <w:rFonts w:ascii="Times New Roman" w:hAnsi="Times New Roman" w:cs="Times New Roman"/>
          <w:sz w:val="24"/>
          <w:szCs w:val="24"/>
        </w:rPr>
      </w:r>
      <w:r w:rsidR="006D02BA" w:rsidRPr="00B70217">
        <w:rPr>
          <w:rFonts w:ascii="Times New Roman" w:hAnsi="Times New Roman" w:cs="Times New Roman"/>
          <w:sz w:val="24"/>
          <w:szCs w:val="24"/>
        </w:rPr>
        <w:fldChar w:fldCharType="separate"/>
      </w:r>
      <w:r w:rsidR="006D02BA" w:rsidRPr="00B70217">
        <w:rPr>
          <w:rFonts w:ascii="Times New Roman" w:hAnsi="Times New Roman" w:cs="Times New Roman"/>
          <w:noProof/>
          <w:sz w:val="24"/>
          <w:szCs w:val="24"/>
          <w:vertAlign w:val="superscript"/>
        </w:rPr>
        <w:t>8</w:t>
      </w:r>
      <w:r w:rsidR="006D02BA" w:rsidRPr="00B70217">
        <w:rPr>
          <w:rFonts w:ascii="Times New Roman" w:hAnsi="Times New Roman" w:cs="Times New Roman"/>
          <w:sz w:val="24"/>
          <w:szCs w:val="24"/>
        </w:rPr>
        <w:fldChar w:fldCharType="end"/>
      </w:r>
      <w:commentRangeEnd w:id="9"/>
      <w:r w:rsidR="00A5383C">
        <w:rPr>
          <w:rStyle w:val="CommentReference"/>
        </w:rPr>
        <w:commentReference w:id="9"/>
      </w:r>
    </w:p>
    <w:p w14:paraId="06EC6486" w14:textId="77777777" w:rsidR="003829A8" w:rsidRPr="00B70217" w:rsidRDefault="003829A8" w:rsidP="0088535C">
      <w:pPr>
        <w:spacing w:line="480" w:lineRule="auto"/>
        <w:rPr>
          <w:rFonts w:ascii="Times New Roman" w:eastAsiaTheme="majorEastAsia" w:hAnsi="Times New Roman" w:cs="Times New Roman"/>
          <w:color w:val="2F5496" w:themeColor="accent1" w:themeShade="BF"/>
          <w:sz w:val="24"/>
          <w:szCs w:val="24"/>
        </w:rPr>
      </w:pPr>
      <w:r w:rsidRPr="00B70217">
        <w:rPr>
          <w:rFonts w:ascii="Times New Roman" w:eastAsiaTheme="majorEastAsia" w:hAnsi="Times New Roman" w:cs="Times New Roman"/>
          <w:color w:val="2F5496" w:themeColor="accent1" w:themeShade="BF"/>
          <w:sz w:val="24"/>
          <w:szCs w:val="24"/>
        </w:rPr>
        <w:t>Data Sources and Search Strategies</w:t>
      </w:r>
    </w:p>
    <w:p w14:paraId="6905E61E" w14:textId="2B5B1FFE" w:rsidR="00450E46" w:rsidRPr="00B70217" w:rsidRDefault="00A67770" w:rsidP="0088535C">
      <w:pPr>
        <w:spacing w:line="480" w:lineRule="auto"/>
        <w:rPr>
          <w:rFonts w:ascii="Times New Roman" w:hAnsi="Times New Roman" w:cs="Times New Roman"/>
          <w:sz w:val="24"/>
          <w:szCs w:val="24"/>
        </w:rPr>
      </w:pPr>
      <w:r w:rsidRPr="00B70217">
        <w:rPr>
          <w:rFonts w:ascii="Times New Roman" w:hAnsi="Times New Roman" w:cs="Times New Roman"/>
          <w:sz w:val="24"/>
          <w:szCs w:val="24"/>
        </w:rPr>
        <w:t>We performed a</w:t>
      </w:r>
      <w:r w:rsidR="003829A8" w:rsidRPr="00B70217">
        <w:rPr>
          <w:rFonts w:ascii="Times New Roman" w:hAnsi="Times New Roman" w:cs="Times New Roman"/>
          <w:sz w:val="24"/>
          <w:szCs w:val="24"/>
        </w:rPr>
        <w:t xml:space="preserve"> comprehensive literature search </w:t>
      </w:r>
      <w:r w:rsidRPr="00B70217">
        <w:rPr>
          <w:rFonts w:ascii="Times New Roman" w:hAnsi="Times New Roman" w:cs="Times New Roman"/>
          <w:sz w:val="24"/>
          <w:szCs w:val="24"/>
        </w:rPr>
        <w:t xml:space="preserve">in </w:t>
      </w:r>
      <w:r w:rsidR="009F2492" w:rsidRPr="00B70217">
        <w:rPr>
          <w:rFonts w:ascii="Times New Roman" w:hAnsi="Times New Roman" w:cs="Times New Roman"/>
          <w:sz w:val="24"/>
          <w:szCs w:val="24"/>
        </w:rPr>
        <w:t xml:space="preserve">the </w:t>
      </w:r>
      <w:r w:rsidRPr="00B70217">
        <w:rPr>
          <w:rFonts w:ascii="Times New Roman" w:hAnsi="Times New Roman" w:cs="Times New Roman"/>
          <w:sz w:val="24"/>
          <w:szCs w:val="24"/>
        </w:rPr>
        <w:t xml:space="preserve">PubMed database </w:t>
      </w:r>
      <w:r w:rsidR="003829A8" w:rsidRPr="00B70217">
        <w:rPr>
          <w:rFonts w:ascii="Times New Roman" w:hAnsi="Times New Roman" w:cs="Times New Roman"/>
          <w:sz w:val="24"/>
          <w:szCs w:val="24"/>
        </w:rPr>
        <w:t xml:space="preserve">for full-text articles published in print or online from inception </w:t>
      </w:r>
      <w:r w:rsidR="00C73641" w:rsidRPr="00B70217">
        <w:rPr>
          <w:rFonts w:ascii="Times New Roman" w:hAnsi="Times New Roman" w:cs="Times New Roman"/>
          <w:sz w:val="24"/>
          <w:szCs w:val="24"/>
        </w:rPr>
        <w:t>until</w:t>
      </w:r>
      <w:r w:rsidR="003829A8" w:rsidRPr="00B70217">
        <w:rPr>
          <w:rFonts w:ascii="Times New Roman" w:hAnsi="Times New Roman" w:cs="Times New Roman"/>
          <w:sz w:val="24"/>
          <w:szCs w:val="24"/>
        </w:rPr>
        <w:t xml:space="preserve"> </w:t>
      </w:r>
      <w:r w:rsidR="005F1379" w:rsidRPr="00B70217">
        <w:rPr>
          <w:rFonts w:ascii="Times New Roman" w:hAnsi="Times New Roman" w:cs="Times New Roman"/>
          <w:sz w:val="24"/>
          <w:szCs w:val="24"/>
        </w:rPr>
        <w:t>May</w:t>
      </w:r>
      <w:r w:rsidR="000F147C" w:rsidRPr="00B70217">
        <w:rPr>
          <w:rFonts w:ascii="Times New Roman" w:hAnsi="Times New Roman" w:cs="Times New Roman"/>
          <w:sz w:val="24"/>
          <w:szCs w:val="24"/>
        </w:rPr>
        <w:t xml:space="preserve"> </w:t>
      </w:r>
      <w:r w:rsidR="003829A8" w:rsidRPr="00B70217">
        <w:rPr>
          <w:rFonts w:ascii="Times New Roman" w:hAnsi="Times New Roman" w:cs="Times New Roman"/>
          <w:sz w:val="24"/>
          <w:szCs w:val="24"/>
        </w:rPr>
        <w:t>20</w:t>
      </w:r>
      <w:r w:rsidR="00560930" w:rsidRPr="00B70217">
        <w:rPr>
          <w:rFonts w:ascii="Times New Roman" w:hAnsi="Times New Roman" w:cs="Times New Roman"/>
          <w:sz w:val="24"/>
          <w:szCs w:val="24"/>
        </w:rPr>
        <w:t>2</w:t>
      </w:r>
      <w:r w:rsidR="005F1379" w:rsidRPr="00B70217">
        <w:rPr>
          <w:rFonts w:ascii="Times New Roman" w:hAnsi="Times New Roman" w:cs="Times New Roman"/>
          <w:sz w:val="24"/>
          <w:szCs w:val="24"/>
        </w:rPr>
        <w:t>1</w:t>
      </w:r>
      <w:r w:rsidR="003829A8" w:rsidRPr="00B70217">
        <w:rPr>
          <w:rFonts w:ascii="Times New Roman" w:hAnsi="Times New Roman" w:cs="Times New Roman"/>
          <w:sz w:val="24"/>
          <w:szCs w:val="24"/>
        </w:rPr>
        <w:t xml:space="preserve">. The detailed search strategy is described in </w:t>
      </w:r>
      <w:r w:rsidR="003829A8" w:rsidRPr="001113EC">
        <w:rPr>
          <w:rFonts w:ascii="Times New Roman" w:hAnsi="Times New Roman" w:cs="Times New Roman"/>
          <w:sz w:val="24"/>
          <w:szCs w:val="24"/>
        </w:rPr>
        <w:t xml:space="preserve">the </w:t>
      </w:r>
      <w:proofErr w:type="spellStart"/>
      <w:r w:rsidR="00C8211A" w:rsidRPr="001113EC">
        <w:rPr>
          <w:rFonts w:ascii="Times New Roman" w:hAnsi="Times New Roman" w:cs="Times New Roman"/>
          <w:sz w:val="24"/>
          <w:szCs w:val="24"/>
        </w:rPr>
        <w:t>e</w:t>
      </w:r>
      <w:r w:rsidR="002E0373" w:rsidRPr="001113EC">
        <w:rPr>
          <w:rFonts w:ascii="Times New Roman" w:hAnsi="Times New Roman" w:cs="Times New Roman"/>
          <w:sz w:val="24"/>
          <w:szCs w:val="24"/>
        </w:rPr>
        <w:t>File</w:t>
      </w:r>
      <w:proofErr w:type="spellEnd"/>
      <w:r w:rsidR="00C8211A" w:rsidRPr="001113EC">
        <w:rPr>
          <w:rFonts w:ascii="Times New Roman" w:hAnsi="Times New Roman" w:cs="Times New Roman"/>
          <w:sz w:val="24"/>
          <w:szCs w:val="24"/>
        </w:rPr>
        <w:t xml:space="preserve"> 1 in the supplement</w:t>
      </w:r>
      <w:r w:rsidR="003829A8" w:rsidRPr="001113EC">
        <w:rPr>
          <w:rFonts w:ascii="Times New Roman" w:hAnsi="Times New Roman" w:cs="Times New Roman"/>
          <w:sz w:val="24"/>
          <w:szCs w:val="24"/>
        </w:rPr>
        <w:t>.</w:t>
      </w:r>
      <w:r w:rsidR="003829A8" w:rsidRPr="00B70217">
        <w:rPr>
          <w:rFonts w:ascii="Times New Roman" w:hAnsi="Times New Roman" w:cs="Times New Roman"/>
          <w:sz w:val="24"/>
          <w:szCs w:val="24"/>
        </w:rPr>
        <w:t xml:space="preserve"> The search strategy was designed and conducted by an experienced librarian</w:t>
      </w:r>
      <w:r w:rsidR="00B96FA3" w:rsidRPr="00B70217">
        <w:rPr>
          <w:rFonts w:ascii="Times New Roman" w:hAnsi="Times New Roman" w:cs="Times New Roman"/>
          <w:sz w:val="24"/>
          <w:szCs w:val="24"/>
        </w:rPr>
        <w:t xml:space="preserve"> (A.T.)</w:t>
      </w:r>
      <w:r w:rsidR="003829A8" w:rsidRPr="00B70217">
        <w:rPr>
          <w:rFonts w:ascii="Times New Roman" w:hAnsi="Times New Roman" w:cs="Times New Roman"/>
          <w:sz w:val="24"/>
          <w:szCs w:val="24"/>
        </w:rPr>
        <w:t xml:space="preserve"> with input from the study investigators. Two </w:t>
      </w:r>
      <w:r w:rsidR="00D31AA8" w:rsidRPr="00B70217">
        <w:rPr>
          <w:rFonts w:ascii="Times New Roman" w:hAnsi="Times New Roman" w:cs="Times New Roman"/>
          <w:sz w:val="24"/>
          <w:szCs w:val="24"/>
        </w:rPr>
        <w:t xml:space="preserve">authors </w:t>
      </w:r>
      <w:r w:rsidR="003829A8" w:rsidRPr="00B70217">
        <w:rPr>
          <w:rFonts w:ascii="Times New Roman" w:hAnsi="Times New Roman" w:cs="Times New Roman"/>
          <w:sz w:val="24"/>
          <w:szCs w:val="24"/>
        </w:rPr>
        <w:t>(</w:t>
      </w:r>
      <w:r w:rsidR="00802575" w:rsidRPr="00B70217">
        <w:rPr>
          <w:rFonts w:ascii="Times New Roman" w:hAnsi="Times New Roman" w:cs="Times New Roman"/>
          <w:sz w:val="24"/>
          <w:szCs w:val="24"/>
        </w:rPr>
        <w:t>M.B</w:t>
      </w:r>
      <w:r w:rsidR="003829A8" w:rsidRPr="00B70217">
        <w:rPr>
          <w:rFonts w:ascii="Times New Roman" w:hAnsi="Times New Roman" w:cs="Times New Roman"/>
          <w:sz w:val="24"/>
          <w:szCs w:val="24"/>
        </w:rPr>
        <w:t xml:space="preserve"> and </w:t>
      </w:r>
      <w:r w:rsidR="00723150" w:rsidRPr="00B70217">
        <w:rPr>
          <w:rFonts w:ascii="Times New Roman" w:hAnsi="Times New Roman" w:cs="Times New Roman"/>
          <w:sz w:val="24"/>
          <w:szCs w:val="24"/>
        </w:rPr>
        <w:t>G.</w:t>
      </w:r>
      <w:r w:rsidR="00802575" w:rsidRPr="00B70217">
        <w:rPr>
          <w:rFonts w:ascii="Times New Roman" w:hAnsi="Times New Roman" w:cs="Times New Roman"/>
          <w:sz w:val="24"/>
          <w:szCs w:val="24"/>
        </w:rPr>
        <w:t>A.M.</w:t>
      </w:r>
      <w:r w:rsidR="003829A8" w:rsidRPr="00B70217">
        <w:rPr>
          <w:rFonts w:ascii="Times New Roman" w:hAnsi="Times New Roman" w:cs="Times New Roman"/>
          <w:sz w:val="24"/>
          <w:szCs w:val="24"/>
        </w:rPr>
        <w:t>) identified and reviewed full-text articles that were deemed relevant by screening the</w:t>
      </w:r>
      <w:r w:rsidR="00765A9B" w:rsidRPr="00B70217">
        <w:rPr>
          <w:rFonts w:ascii="Times New Roman" w:hAnsi="Times New Roman" w:cs="Times New Roman"/>
          <w:sz w:val="24"/>
          <w:szCs w:val="24"/>
        </w:rPr>
        <w:t>ir</w:t>
      </w:r>
      <w:r w:rsidR="003829A8" w:rsidRPr="00B70217">
        <w:rPr>
          <w:rFonts w:ascii="Times New Roman" w:hAnsi="Times New Roman" w:cs="Times New Roman"/>
          <w:sz w:val="24"/>
          <w:szCs w:val="24"/>
        </w:rPr>
        <w:t xml:space="preserve"> titles and abstracts. Disagreements between the </w:t>
      </w:r>
      <w:r w:rsidR="00D31AA8" w:rsidRPr="00B70217">
        <w:rPr>
          <w:rFonts w:ascii="Times New Roman" w:hAnsi="Times New Roman" w:cs="Times New Roman"/>
          <w:sz w:val="24"/>
          <w:szCs w:val="24"/>
        </w:rPr>
        <w:t>two</w:t>
      </w:r>
      <w:r w:rsidR="003829A8" w:rsidRPr="00B70217">
        <w:rPr>
          <w:rFonts w:ascii="Times New Roman" w:hAnsi="Times New Roman" w:cs="Times New Roman"/>
          <w:sz w:val="24"/>
          <w:szCs w:val="24"/>
        </w:rPr>
        <w:t xml:space="preserve"> reviewers were resolved with consensus. </w:t>
      </w:r>
      <w:r w:rsidR="00D06FD1" w:rsidRPr="00B70217">
        <w:rPr>
          <w:rFonts w:ascii="Times New Roman" w:hAnsi="Times New Roman" w:cs="Times New Roman"/>
          <w:sz w:val="24"/>
          <w:szCs w:val="24"/>
        </w:rPr>
        <w:t xml:space="preserve">We </w:t>
      </w:r>
      <w:r w:rsidR="006B2F9D" w:rsidRPr="00B70217">
        <w:rPr>
          <w:rFonts w:ascii="Times New Roman" w:hAnsi="Times New Roman" w:cs="Times New Roman"/>
          <w:sz w:val="24"/>
          <w:szCs w:val="24"/>
        </w:rPr>
        <w:t xml:space="preserve">also </w:t>
      </w:r>
      <w:r w:rsidR="00D31AA8" w:rsidRPr="00B70217">
        <w:rPr>
          <w:rFonts w:ascii="Times New Roman" w:hAnsi="Times New Roman" w:cs="Times New Roman"/>
          <w:sz w:val="24"/>
          <w:szCs w:val="24"/>
        </w:rPr>
        <w:t xml:space="preserve">manually </w:t>
      </w:r>
      <w:r w:rsidR="006B2F9D" w:rsidRPr="00B70217">
        <w:rPr>
          <w:rFonts w:ascii="Times New Roman" w:hAnsi="Times New Roman" w:cs="Times New Roman"/>
          <w:sz w:val="24"/>
          <w:szCs w:val="24"/>
        </w:rPr>
        <w:t xml:space="preserve">included </w:t>
      </w:r>
      <w:r w:rsidR="00450E46" w:rsidRPr="00B70217">
        <w:rPr>
          <w:rFonts w:ascii="Times New Roman" w:hAnsi="Times New Roman" w:cs="Times New Roman"/>
          <w:sz w:val="24"/>
          <w:szCs w:val="24"/>
        </w:rPr>
        <w:t xml:space="preserve">relevant studies using the similar articles function of </w:t>
      </w:r>
      <w:proofErr w:type="spellStart"/>
      <w:r w:rsidR="00D31AA8" w:rsidRPr="00B70217">
        <w:rPr>
          <w:rFonts w:ascii="Times New Roman" w:hAnsi="Times New Roman" w:cs="Times New Roman"/>
          <w:sz w:val="24"/>
          <w:szCs w:val="24"/>
        </w:rPr>
        <w:t>P</w:t>
      </w:r>
      <w:r w:rsidR="00450E46" w:rsidRPr="00B70217">
        <w:rPr>
          <w:rFonts w:ascii="Times New Roman" w:hAnsi="Times New Roman" w:cs="Times New Roman"/>
          <w:sz w:val="24"/>
          <w:szCs w:val="24"/>
        </w:rPr>
        <w:t>ubmed</w:t>
      </w:r>
      <w:proofErr w:type="spellEnd"/>
      <w:r w:rsidR="00450E46" w:rsidRPr="00B70217">
        <w:rPr>
          <w:rFonts w:ascii="Times New Roman" w:hAnsi="Times New Roman" w:cs="Times New Roman"/>
          <w:sz w:val="24"/>
          <w:szCs w:val="24"/>
        </w:rPr>
        <w:t xml:space="preserve">. </w:t>
      </w:r>
    </w:p>
    <w:p w14:paraId="546CBE47" w14:textId="77777777" w:rsidR="00070151" w:rsidRPr="00B70217" w:rsidRDefault="00070151" w:rsidP="00BE0535">
      <w:pPr>
        <w:pStyle w:val="Heading2"/>
        <w:spacing w:line="480" w:lineRule="auto"/>
        <w:rPr>
          <w:rFonts w:ascii="Times New Roman" w:hAnsi="Times New Roman" w:cs="Times New Roman"/>
          <w:sz w:val="24"/>
          <w:szCs w:val="24"/>
        </w:rPr>
      </w:pPr>
      <w:r w:rsidRPr="00B70217">
        <w:rPr>
          <w:rFonts w:ascii="Times New Roman" w:hAnsi="Times New Roman" w:cs="Times New Roman"/>
          <w:sz w:val="24"/>
          <w:szCs w:val="24"/>
        </w:rPr>
        <w:t>Inclusion Criteria</w:t>
      </w:r>
    </w:p>
    <w:p w14:paraId="6ACC9204" w14:textId="575EF9C3" w:rsidR="00070151" w:rsidRPr="00B70217" w:rsidRDefault="00D31AA8" w:rsidP="00DE48BD">
      <w:pPr>
        <w:spacing w:after="300" w:line="480" w:lineRule="auto"/>
        <w:rPr>
          <w:rFonts w:ascii="Times New Roman" w:hAnsi="Times New Roman" w:cs="Times New Roman"/>
          <w:sz w:val="24"/>
          <w:szCs w:val="24"/>
        </w:rPr>
      </w:pPr>
      <w:bookmarkStart w:id="10" w:name="_Hlk73030984"/>
      <w:r w:rsidRPr="00B70217">
        <w:rPr>
          <w:rFonts w:ascii="Times New Roman" w:hAnsi="Times New Roman" w:cs="Times New Roman"/>
          <w:sz w:val="24"/>
          <w:szCs w:val="24"/>
        </w:rPr>
        <w:t>W</w:t>
      </w:r>
      <w:r w:rsidR="00070151" w:rsidRPr="00B70217">
        <w:rPr>
          <w:rFonts w:ascii="Times New Roman" w:hAnsi="Times New Roman" w:cs="Times New Roman"/>
          <w:sz w:val="24"/>
          <w:szCs w:val="24"/>
        </w:rPr>
        <w:t xml:space="preserve">e included </w:t>
      </w:r>
      <w:r w:rsidR="00ED5A3C" w:rsidRPr="00B70217">
        <w:rPr>
          <w:rFonts w:ascii="Times New Roman" w:hAnsi="Times New Roman" w:cs="Times New Roman"/>
          <w:sz w:val="24"/>
          <w:szCs w:val="24"/>
        </w:rPr>
        <w:t xml:space="preserve">original </w:t>
      </w:r>
      <w:r w:rsidR="00070151" w:rsidRPr="00B70217">
        <w:rPr>
          <w:rFonts w:ascii="Times New Roman" w:hAnsi="Times New Roman" w:cs="Times New Roman"/>
          <w:sz w:val="24"/>
          <w:szCs w:val="24"/>
        </w:rPr>
        <w:t xml:space="preserve">studies that </w:t>
      </w:r>
      <w:r w:rsidR="00E005C8" w:rsidRPr="00B70217">
        <w:rPr>
          <w:rFonts w:ascii="Times New Roman" w:hAnsi="Times New Roman" w:cs="Times New Roman"/>
          <w:sz w:val="24"/>
          <w:szCs w:val="24"/>
        </w:rPr>
        <w:t xml:space="preserve">either reported </w:t>
      </w:r>
      <w:r w:rsidR="0084166D" w:rsidRPr="00B70217">
        <w:rPr>
          <w:rFonts w:ascii="Times New Roman" w:hAnsi="Times New Roman" w:cs="Times New Roman"/>
          <w:sz w:val="24"/>
          <w:szCs w:val="24"/>
        </w:rPr>
        <w:t>the</w:t>
      </w:r>
      <w:r w:rsidR="00E55262" w:rsidRPr="00B70217">
        <w:rPr>
          <w:rFonts w:ascii="Times New Roman" w:hAnsi="Times New Roman" w:cs="Times New Roman"/>
          <w:sz w:val="24"/>
          <w:szCs w:val="24"/>
        </w:rPr>
        <w:t xml:space="preserve"> effect of PTL stratified </w:t>
      </w:r>
      <w:r w:rsidR="0001582C" w:rsidRPr="00B70217">
        <w:rPr>
          <w:rFonts w:ascii="Times New Roman" w:hAnsi="Times New Roman" w:cs="Times New Roman"/>
          <w:sz w:val="24"/>
          <w:szCs w:val="24"/>
        </w:rPr>
        <w:t xml:space="preserve">by </w:t>
      </w:r>
      <w:r w:rsidR="00070151" w:rsidRPr="00B70217">
        <w:rPr>
          <w:rFonts w:ascii="Times New Roman" w:hAnsi="Times New Roman" w:cs="Times New Roman"/>
          <w:sz w:val="24"/>
          <w:szCs w:val="24"/>
        </w:rPr>
        <w:t xml:space="preserve">KRAS </w:t>
      </w:r>
      <w:r w:rsidR="0023061A" w:rsidRPr="00B70217">
        <w:rPr>
          <w:rFonts w:ascii="Times New Roman" w:hAnsi="Times New Roman" w:cs="Times New Roman"/>
          <w:sz w:val="24"/>
          <w:szCs w:val="24"/>
        </w:rPr>
        <w:t>status</w:t>
      </w:r>
      <w:r w:rsidR="002174F1" w:rsidRPr="00B70217">
        <w:rPr>
          <w:rFonts w:ascii="Times New Roman" w:hAnsi="Times New Roman" w:cs="Times New Roman"/>
          <w:sz w:val="24"/>
          <w:szCs w:val="24"/>
        </w:rPr>
        <w:t xml:space="preserve"> </w:t>
      </w:r>
      <w:r w:rsidR="00B562D1" w:rsidRPr="00B70217">
        <w:rPr>
          <w:rFonts w:ascii="Times New Roman" w:hAnsi="Times New Roman" w:cs="Times New Roman"/>
          <w:sz w:val="24"/>
          <w:szCs w:val="24"/>
        </w:rPr>
        <w:t>as a</w:t>
      </w:r>
      <w:r w:rsidR="002174F1" w:rsidRPr="00B70217">
        <w:rPr>
          <w:rFonts w:ascii="Times New Roman" w:hAnsi="Times New Roman" w:cs="Times New Roman"/>
          <w:sz w:val="24"/>
          <w:szCs w:val="24"/>
        </w:rPr>
        <w:t xml:space="preserve"> hazard ratio</w:t>
      </w:r>
      <w:r w:rsidR="00B76CEF" w:rsidRPr="00B70217">
        <w:rPr>
          <w:rFonts w:ascii="Times New Roman" w:hAnsi="Times New Roman" w:cs="Times New Roman"/>
          <w:sz w:val="24"/>
          <w:szCs w:val="24"/>
        </w:rPr>
        <w:t xml:space="preserve"> </w:t>
      </w:r>
      <w:r w:rsidR="0001582C" w:rsidRPr="00B70217">
        <w:rPr>
          <w:rFonts w:ascii="Times New Roman" w:hAnsi="Times New Roman" w:cs="Times New Roman"/>
          <w:sz w:val="24"/>
          <w:szCs w:val="24"/>
        </w:rPr>
        <w:t>(</w:t>
      </w:r>
      <w:r w:rsidR="00B76CEF" w:rsidRPr="00B70217">
        <w:rPr>
          <w:rFonts w:ascii="Times New Roman" w:hAnsi="Times New Roman" w:cs="Times New Roman"/>
          <w:sz w:val="24"/>
          <w:szCs w:val="24"/>
        </w:rPr>
        <w:t>or any other relevant</w:t>
      </w:r>
      <w:r w:rsidR="000E643D" w:rsidRPr="00B70217">
        <w:rPr>
          <w:rFonts w:ascii="Times New Roman" w:hAnsi="Times New Roman" w:cs="Times New Roman"/>
          <w:sz w:val="24"/>
          <w:szCs w:val="24"/>
        </w:rPr>
        <w:t xml:space="preserve"> effect size</w:t>
      </w:r>
      <w:r w:rsidR="0001582C" w:rsidRPr="00B70217">
        <w:rPr>
          <w:rFonts w:ascii="Times New Roman" w:hAnsi="Times New Roman" w:cs="Times New Roman"/>
          <w:sz w:val="24"/>
          <w:szCs w:val="24"/>
        </w:rPr>
        <w:t>)</w:t>
      </w:r>
      <w:r w:rsidR="002174F1" w:rsidRPr="00B70217">
        <w:rPr>
          <w:rFonts w:ascii="Times New Roman" w:hAnsi="Times New Roman" w:cs="Times New Roman"/>
          <w:sz w:val="24"/>
          <w:szCs w:val="24"/>
        </w:rPr>
        <w:t xml:space="preserve"> or </w:t>
      </w:r>
      <w:r w:rsidR="00796107" w:rsidRPr="00B70217">
        <w:rPr>
          <w:rFonts w:ascii="Times New Roman" w:hAnsi="Times New Roman" w:cs="Times New Roman"/>
          <w:sz w:val="24"/>
          <w:szCs w:val="24"/>
        </w:rPr>
        <w:t xml:space="preserve">showed </w:t>
      </w:r>
      <w:r w:rsidR="00B562D1" w:rsidRPr="00B70217">
        <w:rPr>
          <w:rFonts w:ascii="Times New Roman" w:hAnsi="Times New Roman" w:cs="Times New Roman"/>
          <w:sz w:val="24"/>
          <w:szCs w:val="24"/>
        </w:rPr>
        <w:t>Kaplan Meier plots</w:t>
      </w:r>
      <w:r w:rsidR="002C719F" w:rsidRPr="00B70217">
        <w:rPr>
          <w:rFonts w:ascii="Times New Roman" w:hAnsi="Times New Roman" w:cs="Times New Roman"/>
          <w:sz w:val="24"/>
          <w:szCs w:val="24"/>
        </w:rPr>
        <w:t xml:space="preserve"> stratified </w:t>
      </w:r>
      <w:r w:rsidR="00E005C8" w:rsidRPr="00B70217">
        <w:rPr>
          <w:rFonts w:ascii="Times New Roman" w:hAnsi="Times New Roman" w:cs="Times New Roman"/>
          <w:sz w:val="24"/>
          <w:szCs w:val="24"/>
        </w:rPr>
        <w:t xml:space="preserve">by </w:t>
      </w:r>
      <w:r w:rsidR="00AD1B39" w:rsidRPr="00B70217">
        <w:rPr>
          <w:rFonts w:ascii="Times New Roman" w:hAnsi="Times New Roman" w:cs="Times New Roman"/>
          <w:sz w:val="24"/>
          <w:szCs w:val="24"/>
        </w:rPr>
        <w:t>KRAS status</w:t>
      </w:r>
      <w:r w:rsidR="0095030D" w:rsidRPr="00B70217">
        <w:rPr>
          <w:rFonts w:ascii="Times New Roman" w:hAnsi="Times New Roman" w:cs="Times New Roman"/>
          <w:sz w:val="24"/>
          <w:szCs w:val="24"/>
        </w:rPr>
        <w:t xml:space="preserve">. </w:t>
      </w:r>
      <w:r w:rsidR="00965246" w:rsidRPr="00B70217">
        <w:rPr>
          <w:rFonts w:ascii="Times New Roman" w:hAnsi="Times New Roman" w:cs="Times New Roman"/>
          <w:sz w:val="24"/>
          <w:szCs w:val="24"/>
        </w:rPr>
        <w:t xml:space="preserve">The outcome of interest was 5-year overall survival measured from the date of CRLM surgery. </w:t>
      </w:r>
      <w:r w:rsidR="00070151" w:rsidRPr="00B70217">
        <w:rPr>
          <w:rFonts w:ascii="Times New Roman" w:hAnsi="Times New Roman" w:cs="Times New Roman"/>
          <w:sz w:val="24"/>
          <w:szCs w:val="24"/>
        </w:rPr>
        <w:t xml:space="preserve">We excluded studies not written in English, </w:t>
      </w:r>
      <w:commentRangeStart w:id="11"/>
      <w:r w:rsidR="00070151" w:rsidRPr="00B70217">
        <w:rPr>
          <w:rFonts w:ascii="Times New Roman" w:hAnsi="Times New Roman" w:cs="Times New Roman"/>
          <w:sz w:val="24"/>
          <w:szCs w:val="24"/>
        </w:rPr>
        <w:t>Dutch, Greek</w:t>
      </w:r>
      <w:r w:rsidR="00E005C8" w:rsidRPr="00B70217">
        <w:rPr>
          <w:rFonts w:ascii="Times New Roman" w:hAnsi="Times New Roman" w:cs="Times New Roman"/>
          <w:sz w:val="24"/>
          <w:szCs w:val="24"/>
        </w:rPr>
        <w:t>,</w:t>
      </w:r>
      <w:r w:rsidR="00070151" w:rsidRPr="00B70217">
        <w:rPr>
          <w:rFonts w:ascii="Times New Roman" w:hAnsi="Times New Roman" w:cs="Times New Roman"/>
          <w:sz w:val="24"/>
          <w:szCs w:val="24"/>
        </w:rPr>
        <w:t xml:space="preserve"> or German</w:t>
      </w:r>
      <w:commentRangeEnd w:id="11"/>
      <w:r w:rsidR="00BB0394">
        <w:rPr>
          <w:rStyle w:val="CommentReference"/>
        </w:rPr>
        <w:commentReference w:id="11"/>
      </w:r>
      <w:r w:rsidR="00070151" w:rsidRPr="00B70217">
        <w:rPr>
          <w:rFonts w:ascii="Times New Roman" w:hAnsi="Times New Roman" w:cs="Times New Roman"/>
          <w:sz w:val="24"/>
          <w:szCs w:val="24"/>
        </w:rPr>
        <w:t xml:space="preserve">. </w:t>
      </w:r>
      <w:r w:rsidR="00E005C8" w:rsidRPr="00B70217">
        <w:rPr>
          <w:rFonts w:ascii="Times New Roman" w:hAnsi="Times New Roman" w:cs="Times New Roman"/>
          <w:sz w:val="24"/>
          <w:szCs w:val="24"/>
        </w:rPr>
        <w:t xml:space="preserve">When we encountered </w:t>
      </w:r>
      <w:r w:rsidR="00227C89" w:rsidRPr="00B70217">
        <w:rPr>
          <w:rFonts w:ascii="Times New Roman" w:hAnsi="Times New Roman" w:cs="Times New Roman"/>
          <w:sz w:val="24"/>
          <w:szCs w:val="24"/>
        </w:rPr>
        <w:t xml:space="preserve">more than one </w:t>
      </w:r>
      <w:r w:rsidR="00E005C8" w:rsidRPr="00B70217">
        <w:rPr>
          <w:rFonts w:ascii="Times New Roman" w:hAnsi="Times New Roman" w:cs="Times New Roman"/>
          <w:sz w:val="24"/>
          <w:szCs w:val="24"/>
        </w:rPr>
        <w:t xml:space="preserve">study </w:t>
      </w:r>
      <w:r w:rsidR="00227C89" w:rsidRPr="00B70217">
        <w:rPr>
          <w:rFonts w:ascii="Times New Roman" w:hAnsi="Times New Roman" w:cs="Times New Roman"/>
          <w:sz w:val="24"/>
          <w:szCs w:val="24"/>
        </w:rPr>
        <w:t xml:space="preserve">published by the same authors, </w:t>
      </w:r>
      <w:r w:rsidR="00E005C8" w:rsidRPr="00B70217">
        <w:rPr>
          <w:rFonts w:ascii="Times New Roman" w:hAnsi="Times New Roman" w:cs="Times New Roman"/>
          <w:sz w:val="24"/>
          <w:szCs w:val="24"/>
        </w:rPr>
        <w:t xml:space="preserve">we selected </w:t>
      </w:r>
      <w:r w:rsidR="00227C89" w:rsidRPr="00B70217">
        <w:rPr>
          <w:rFonts w:ascii="Times New Roman" w:hAnsi="Times New Roman" w:cs="Times New Roman"/>
          <w:sz w:val="24"/>
          <w:szCs w:val="24"/>
        </w:rPr>
        <w:t>the newest or most informative article.</w:t>
      </w:r>
    </w:p>
    <w:p w14:paraId="1F7E3EFF" w14:textId="248516D3" w:rsidR="004462EE" w:rsidRPr="00B70217" w:rsidRDefault="004462EE" w:rsidP="00DE48BD">
      <w:pPr>
        <w:spacing w:line="480" w:lineRule="auto"/>
        <w:rPr>
          <w:rFonts w:ascii="Times New Roman" w:eastAsiaTheme="majorEastAsia" w:hAnsi="Times New Roman" w:cs="Times New Roman"/>
          <w:color w:val="2F5496" w:themeColor="accent1" w:themeShade="BF"/>
          <w:sz w:val="24"/>
          <w:szCs w:val="24"/>
        </w:rPr>
      </w:pPr>
      <w:bookmarkStart w:id="12" w:name="_Hlk71999124"/>
      <w:bookmarkEnd w:id="10"/>
      <w:r w:rsidRPr="00B70217">
        <w:rPr>
          <w:rFonts w:ascii="Times New Roman" w:eastAsiaTheme="majorEastAsia" w:hAnsi="Times New Roman" w:cs="Times New Roman"/>
          <w:color w:val="2F5496" w:themeColor="accent1" w:themeShade="BF"/>
          <w:sz w:val="24"/>
          <w:szCs w:val="24"/>
        </w:rPr>
        <w:t>Data Extraction</w:t>
      </w:r>
    </w:p>
    <w:p w14:paraId="3B802C67" w14:textId="409F810B" w:rsidR="002A3A3F" w:rsidRPr="00B70217" w:rsidRDefault="00F306C1" w:rsidP="002A3A3F">
      <w:pPr>
        <w:spacing w:line="480" w:lineRule="auto"/>
        <w:rPr>
          <w:rFonts w:ascii="Times New Roman" w:hAnsi="Times New Roman" w:cs="Times New Roman"/>
          <w:sz w:val="24"/>
          <w:szCs w:val="24"/>
        </w:rPr>
      </w:pPr>
      <w:r w:rsidRPr="00B70217">
        <w:rPr>
          <w:rFonts w:ascii="Times New Roman" w:hAnsi="Times New Roman" w:cs="Times New Roman"/>
          <w:sz w:val="24"/>
          <w:szCs w:val="24"/>
        </w:rPr>
        <w:lastRenderedPageBreak/>
        <w:t xml:space="preserve">For </w:t>
      </w:r>
      <w:r w:rsidR="002A3A3F" w:rsidRPr="00B70217">
        <w:rPr>
          <w:rFonts w:ascii="Times New Roman" w:hAnsi="Times New Roman" w:cs="Times New Roman"/>
          <w:sz w:val="24"/>
          <w:szCs w:val="24"/>
        </w:rPr>
        <w:t>eligible stud</w:t>
      </w:r>
      <w:r w:rsidRPr="00B70217">
        <w:rPr>
          <w:rFonts w:ascii="Times New Roman" w:hAnsi="Times New Roman" w:cs="Times New Roman"/>
          <w:sz w:val="24"/>
          <w:szCs w:val="24"/>
        </w:rPr>
        <w:t>ies</w:t>
      </w:r>
      <w:r w:rsidR="002A3A3F" w:rsidRPr="00B70217">
        <w:rPr>
          <w:rFonts w:ascii="Times New Roman" w:hAnsi="Times New Roman" w:cs="Times New Roman"/>
          <w:sz w:val="24"/>
          <w:szCs w:val="24"/>
        </w:rPr>
        <w:t xml:space="preserve"> authored by the senior author (G.A.M) or his collaborators from the International Genetic Consortium for </w:t>
      </w:r>
      <w:r w:rsidRPr="00B70217">
        <w:rPr>
          <w:rFonts w:ascii="Times New Roman" w:hAnsi="Times New Roman" w:cs="Times New Roman"/>
          <w:sz w:val="24"/>
          <w:szCs w:val="24"/>
        </w:rPr>
        <w:t>C</w:t>
      </w:r>
      <w:r w:rsidR="002A3A3F" w:rsidRPr="00B70217">
        <w:rPr>
          <w:rFonts w:ascii="Times New Roman" w:hAnsi="Times New Roman" w:cs="Times New Roman"/>
          <w:sz w:val="24"/>
          <w:szCs w:val="24"/>
        </w:rPr>
        <w:t>olorectal Liver Metastasis (IGCLM)</w:t>
      </w:r>
      <w:r w:rsidRPr="00B70217">
        <w:rPr>
          <w:rFonts w:ascii="Times New Roman" w:hAnsi="Times New Roman" w:cs="Times New Roman"/>
          <w:sz w:val="24"/>
          <w:szCs w:val="24"/>
        </w:rPr>
        <w:t>,</w:t>
      </w:r>
      <w:r w:rsidR="002A3A3F" w:rsidRPr="00B70217">
        <w:rPr>
          <w:rFonts w:ascii="Times New Roman" w:hAnsi="Times New Roman" w:cs="Times New Roman"/>
          <w:sz w:val="24"/>
          <w:szCs w:val="24"/>
        </w:rPr>
        <w:t xml:space="preserve"> we received and used individual participant data (IPD). For the </w:t>
      </w:r>
      <w:r w:rsidRPr="00B70217">
        <w:rPr>
          <w:rFonts w:ascii="Times New Roman" w:hAnsi="Times New Roman" w:cs="Times New Roman"/>
          <w:sz w:val="24"/>
          <w:szCs w:val="24"/>
        </w:rPr>
        <w:t xml:space="preserve">remaining </w:t>
      </w:r>
      <w:r w:rsidR="002A3A3F" w:rsidRPr="00B70217">
        <w:rPr>
          <w:rFonts w:ascii="Times New Roman" w:hAnsi="Times New Roman" w:cs="Times New Roman"/>
          <w:sz w:val="24"/>
          <w:szCs w:val="24"/>
        </w:rPr>
        <w:t>studies</w:t>
      </w:r>
      <w:r w:rsidRPr="00B70217">
        <w:rPr>
          <w:rFonts w:ascii="Times New Roman" w:hAnsi="Times New Roman" w:cs="Times New Roman"/>
          <w:sz w:val="24"/>
          <w:szCs w:val="24"/>
        </w:rPr>
        <w:t>,</w:t>
      </w:r>
      <w:r w:rsidR="002A3A3F" w:rsidRPr="00B70217">
        <w:rPr>
          <w:rFonts w:ascii="Times New Roman" w:hAnsi="Times New Roman" w:cs="Times New Roman"/>
          <w:sz w:val="24"/>
          <w:szCs w:val="24"/>
        </w:rPr>
        <w:t xml:space="preserve"> we used aggregate data (AD)</w:t>
      </w:r>
      <w:r w:rsidR="00FA16B6" w:rsidRPr="00B70217">
        <w:rPr>
          <w:rFonts w:ascii="Times New Roman" w:hAnsi="Times New Roman" w:cs="Times New Roman"/>
          <w:sz w:val="24"/>
          <w:szCs w:val="24"/>
        </w:rPr>
        <w:t xml:space="preserve"> or </w:t>
      </w:r>
      <w:r w:rsidR="000A5291" w:rsidRPr="00B70217">
        <w:rPr>
          <w:rFonts w:ascii="Times New Roman" w:hAnsi="Times New Roman" w:cs="Times New Roman"/>
          <w:sz w:val="24"/>
          <w:szCs w:val="24"/>
          <w:lang w:val="en-US"/>
        </w:rPr>
        <w:t xml:space="preserve">we </w:t>
      </w:r>
      <w:r w:rsidR="00FA16B6" w:rsidRPr="00B70217">
        <w:rPr>
          <w:rFonts w:ascii="Times New Roman" w:hAnsi="Times New Roman" w:cs="Times New Roman"/>
          <w:sz w:val="24"/>
          <w:szCs w:val="24"/>
        </w:rPr>
        <w:t>simulated IPD based on their Kaplan Meier plots</w:t>
      </w:r>
      <w:r w:rsidR="002A3A3F" w:rsidRPr="00B70217">
        <w:rPr>
          <w:rFonts w:ascii="Times New Roman" w:hAnsi="Times New Roman" w:cs="Times New Roman"/>
          <w:sz w:val="24"/>
          <w:szCs w:val="24"/>
        </w:rPr>
        <w:t xml:space="preserve">. </w:t>
      </w:r>
    </w:p>
    <w:bookmarkEnd w:id="12"/>
    <w:p w14:paraId="15E0AE7D" w14:textId="3497FB79" w:rsidR="007A7347" w:rsidRPr="00B70217" w:rsidRDefault="00804434" w:rsidP="00DE48BD">
      <w:pPr>
        <w:spacing w:line="480" w:lineRule="auto"/>
        <w:rPr>
          <w:rFonts w:ascii="Times New Roman" w:hAnsi="Times New Roman" w:cs="Times New Roman"/>
          <w:sz w:val="24"/>
          <w:szCs w:val="24"/>
        </w:rPr>
      </w:pPr>
      <w:r w:rsidRPr="00B70217">
        <w:rPr>
          <w:rFonts w:ascii="Times New Roman" w:hAnsi="Times New Roman" w:cs="Times New Roman"/>
          <w:sz w:val="24"/>
          <w:szCs w:val="24"/>
        </w:rPr>
        <w:t>O</w:t>
      </w:r>
      <w:r w:rsidR="003A1F30" w:rsidRPr="00B70217">
        <w:rPr>
          <w:rFonts w:ascii="Times New Roman" w:hAnsi="Times New Roman" w:cs="Times New Roman"/>
          <w:sz w:val="24"/>
          <w:szCs w:val="24"/>
        </w:rPr>
        <w:t xml:space="preserve">ne </w:t>
      </w:r>
      <w:r w:rsidRPr="00B70217">
        <w:rPr>
          <w:rFonts w:ascii="Times New Roman" w:hAnsi="Times New Roman" w:cs="Times New Roman"/>
          <w:sz w:val="24"/>
          <w:szCs w:val="24"/>
        </w:rPr>
        <w:t>author</w:t>
      </w:r>
      <w:r w:rsidR="003A1F30" w:rsidRPr="00B70217">
        <w:rPr>
          <w:rFonts w:ascii="Times New Roman" w:hAnsi="Times New Roman" w:cs="Times New Roman"/>
          <w:sz w:val="24"/>
          <w:szCs w:val="24"/>
        </w:rPr>
        <w:t xml:space="preserve"> </w:t>
      </w:r>
      <w:r w:rsidR="00A771D4" w:rsidRPr="00B70217">
        <w:rPr>
          <w:rFonts w:ascii="Times New Roman" w:hAnsi="Times New Roman" w:cs="Times New Roman"/>
          <w:sz w:val="24"/>
          <w:szCs w:val="24"/>
        </w:rPr>
        <w:t>(M.B.)</w:t>
      </w:r>
      <w:r w:rsidR="0040141A" w:rsidRPr="00B70217">
        <w:rPr>
          <w:rFonts w:ascii="Times New Roman" w:hAnsi="Times New Roman" w:cs="Times New Roman"/>
          <w:sz w:val="24"/>
          <w:szCs w:val="24"/>
        </w:rPr>
        <w:t xml:space="preserve"> </w:t>
      </w:r>
      <w:r w:rsidR="003A1F30" w:rsidRPr="00B70217">
        <w:rPr>
          <w:rFonts w:ascii="Times New Roman" w:hAnsi="Times New Roman" w:cs="Times New Roman"/>
          <w:sz w:val="24"/>
          <w:szCs w:val="24"/>
        </w:rPr>
        <w:t xml:space="preserve">extracted </w:t>
      </w:r>
      <w:r w:rsidR="00333F72" w:rsidRPr="00B70217">
        <w:rPr>
          <w:rFonts w:ascii="Times New Roman" w:hAnsi="Times New Roman" w:cs="Times New Roman"/>
          <w:sz w:val="24"/>
          <w:szCs w:val="24"/>
        </w:rPr>
        <w:t xml:space="preserve">prespecified </w:t>
      </w:r>
      <w:r w:rsidR="003A1F30" w:rsidRPr="00B70217">
        <w:rPr>
          <w:rFonts w:ascii="Times New Roman" w:hAnsi="Times New Roman" w:cs="Times New Roman"/>
          <w:sz w:val="24"/>
          <w:szCs w:val="24"/>
        </w:rPr>
        <w:t>data</w:t>
      </w:r>
      <w:r w:rsidR="008B2710" w:rsidRPr="00B70217">
        <w:rPr>
          <w:rFonts w:ascii="Times New Roman" w:hAnsi="Times New Roman" w:cs="Times New Roman"/>
          <w:sz w:val="24"/>
          <w:szCs w:val="24"/>
        </w:rPr>
        <w:t xml:space="preserve"> elements</w:t>
      </w:r>
      <w:r w:rsidRPr="00B70217">
        <w:rPr>
          <w:rFonts w:ascii="Times New Roman" w:hAnsi="Times New Roman" w:cs="Times New Roman"/>
          <w:sz w:val="24"/>
          <w:szCs w:val="24"/>
        </w:rPr>
        <w:t xml:space="preserve"> from the eligible studies,</w:t>
      </w:r>
      <w:r w:rsidR="003A1F30" w:rsidRPr="00B70217">
        <w:rPr>
          <w:rFonts w:ascii="Times New Roman" w:hAnsi="Times New Roman" w:cs="Times New Roman"/>
          <w:sz w:val="24"/>
          <w:szCs w:val="24"/>
        </w:rPr>
        <w:t xml:space="preserve"> </w:t>
      </w:r>
      <w:r w:rsidR="004462EE" w:rsidRPr="00B70217">
        <w:rPr>
          <w:rFonts w:ascii="Times New Roman" w:hAnsi="Times New Roman" w:cs="Times New Roman"/>
          <w:sz w:val="24"/>
          <w:szCs w:val="24"/>
        </w:rPr>
        <w:t xml:space="preserve">including </w:t>
      </w:r>
      <w:r w:rsidR="006B490A" w:rsidRPr="00B70217">
        <w:rPr>
          <w:rFonts w:ascii="Times New Roman" w:hAnsi="Times New Roman" w:cs="Times New Roman"/>
          <w:sz w:val="24"/>
          <w:szCs w:val="24"/>
        </w:rPr>
        <w:t>study specific information</w:t>
      </w:r>
      <w:r w:rsidR="005B267E" w:rsidRPr="00B70217">
        <w:rPr>
          <w:rFonts w:ascii="Times New Roman" w:hAnsi="Times New Roman" w:cs="Times New Roman"/>
          <w:sz w:val="24"/>
          <w:szCs w:val="24"/>
        </w:rPr>
        <w:t xml:space="preserve"> and the outcome of interest. </w:t>
      </w:r>
      <w:r w:rsidR="004D10BD" w:rsidRPr="00B70217">
        <w:rPr>
          <w:rFonts w:ascii="Times New Roman" w:hAnsi="Times New Roman" w:cs="Times New Roman"/>
          <w:sz w:val="24"/>
          <w:szCs w:val="24"/>
        </w:rPr>
        <w:t xml:space="preserve">Study specific information included </w:t>
      </w:r>
      <w:r w:rsidR="009B1C6C" w:rsidRPr="00B70217">
        <w:rPr>
          <w:rFonts w:ascii="Times New Roman" w:hAnsi="Times New Roman" w:cs="Times New Roman"/>
          <w:sz w:val="24"/>
          <w:szCs w:val="24"/>
        </w:rPr>
        <w:t>author</w:t>
      </w:r>
      <w:r w:rsidR="004D10BD" w:rsidRPr="00B70217">
        <w:rPr>
          <w:rFonts w:ascii="Times New Roman" w:hAnsi="Times New Roman" w:cs="Times New Roman"/>
          <w:sz w:val="24"/>
          <w:szCs w:val="24"/>
        </w:rPr>
        <w:t xml:space="preserve"> name</w:t>
      </w:r>
      <w:r w:rsidR="009B1C6C" w:rsidRPr="00B70217">
        <w:rPr>
          <w:rFonts w:ascii="Times New Roman" w:hAnsi="Times New Roman" w:cs="Times New Roman"/>
          <w:sz w:val="24"/>
          <w:szCs w:val="24"/>
        </w:rPr>
        <w:t xml:space="preserve">, year of publication, country, </w:t>
      </w:r>
      <w:r w:rsidR="004D10BD" w:rsidRPr="00B70217">
        <w:rPr>
          <w:rFonts w:ascii="Times New Roman" w:hAnsi="Times New Roman" w:cs="Times New Roman"/>
          <w:sz w:val="24"/>
          <w:szCs w:val="24"/>
        </w:rPr>
        <w:t xml:space="preserve">study interval, </w:t>
      </w:r>
      <w:r w:rsidR="00C25B97" w:rsidRPr="00B70217">
        <w:rPr>
          <w:rFonts w:ascii="Times New Roman" w:hAnsi="Times New Roman" w:cs="Times New Roman"/>
          <w:sz w:val="24"/>
          <w:szCs w:val="24"/>
        </w:rPr>
        <w:t xml:space="preserve">number of </w:t>
      </w:r>
      <w:r w:rsidR="009B1C6C" w:rsidRPr="00B70217">
        <w:rPr>
          <w:rFonts w:ascii="Times New Roman" w:hAnsi="Times New Roman" w:cs="Times New Roman"/>
          <w:sz w:val="24"/>
          <w:szCs w:val="24"/>
        </w:rPr>
        <w:t>patient</w:t>
      </w:r>
      <w:r w:rsidR="00877687" w:rsidRPr="00B70217">
        <w:rPr>
          <w:rFonts w:ascii="Times New Roman" w:hAnsi="Times New Roman" w:cs="Times New Roman"/>
          <w:sz w:val="24"/>
          <w:szCs w:val="24"/>
        </w:rPr>
        <w:t>s</w:t>
      </w:r>
      <w:r w:rsidR="004D10BD" w:rsidRPr="00B70217">
        <w:rPr>
          <w:rFonts w:ascii="Times New Roman" w:hAnsi="Times New Roman" w:cs="Times New Roman"/>
          <w:sz w:val="24"/>
          <w:szCs w:val="24"/>
        </w:rPr>
        <w:t>,</w:t>
      </w:r>
      <w:r w:rsidR="00E928B3" w:rsidRPr="00B70217">
        <w:rPr>
          <w:rFonts w:ascii="Times New Roman" w:hAnsi="Times New Roman" w:cs="Times New Roman"/>
          <w:sz w:val="24"/>
          <w:szCs w:val="24"/>
        </w:rPr>
        <w:t xml:space="preserve"> </w:t>
      </w:r>
      <w:commentRangeStart w:id="13"/>
      <w:r w:rsidR="00E928B3" w:rsidRPr="00B70217">
        <w:rPr>
          <w:rFonts w:ascii="Times New Roman" w:hAnsi="Times New Roman" w:cs="Times New Roman"/>
          <w:sz w:val="24"/>
          <w:szCs w:val="24"/>
        </w:rPr>
        <w:t xml:space="preserve">definition of right vs left side </w:t>
      </w:r>
      <w:commentRangeEnd w:id="13"/>
      <w:r w:rsidR="00E3261D">
        <w:rPr>
          <w:rStyle w:val="CommentReference"/>
        </w:rPr>
        <w:commentReference w:id="13"/>
      </w:r>
      <w:r w:rsidR="00E928B3" w:rsidRPr="00B70217">
        <w:rPr>
          <w:rFonts w:ascii="Times New Roman" w:hAnsi="Times New Roman" w:cs="Times New Roman"/>
          <w:sz w:val="24"/>
          <w:szCs w:val="24"/>
        </w:rPr>
        <w:t>(</w:t>
      </w:r>
      <w:r w:rsidRPr="00B70217">
        <w:rPr>
          <w:rFonts w:ascii="Times New Roman" w:hAnsi="Times New Roman" w:cs="Times New Roman"/>
          <w:sz w:val="24"/>
          <w:szCs w:val="24"/>
        </w:rPr>
        <w:t xml:space="preserve">and </w:t>
      </w:r>
      <w:r w:rsidR="00E928B3" w:rsidRPr="00B70217">
        <w:rPr>
          <w:rFonts w:ascii="Times New Roman" w:hAnsi="Times New Roman" w:cs="Times New Roman"/>
          <w:sz w:val="24"/>
          <w:szCs w:val="24"/>
        </w:rPr>
        <w:t xml:space="preserve">whether </w:t>
      </w:r>
      <w:r w:rsidR="004D10BD" w:rsidRPr="00B70217">
        <w:rPr>
          <w:rFonts w:ascii="Times New Roman" w:hAnsi="Times New Roman" w:cs="Times New Roman"/>
          <w:sz w:val="24"/>
          <w:szCs w:val="24"/>
        </w:rPr>
        <w:t xml:space="preserve">rectum </w:t>
      </w:r>
      <w:r w:rsidR="00E928B3" w:rsidRPr="00B70217">
        <w:rPr>
          <w:rFonts w:ascii="Times New Roman" w:hAnsi="Times New Roman" w:cs="Times New Roman"/>
          <w:sz w:val="24"/>
          <w:szCs w:val="24"/>
        </w:rPr>
        <w:t xml:space="preserve">was included </w:t>
      </w:r>
      <w:r w:rsidR="004D10BD" w:rsidRPr="00B70217">
        <w:rPr>
          <w:rFonts w:ascii="Times New Roman" w:hAnsi="Times New Roman" w:cs="Times New Roman"/>
          <w:sz w:val="24"/>
          <w:szCs w:val="24"/>
        </w:rPr>
        <w:t>in the LS</w:t>
      </w:r>
      <w:r w:rsidR="00E928B3" w:rsidRPr="00B70217">
        <w:rPr>
          <w:rFonts w:ascii="Times New Roman" w:hAnsi="Times New Roman" w:cs="Times New Roman"/>
          <w:sz w:val="24"/>
          <w:szCs w:val="24"/>
        </w:rPr>
        <w:t>)</w:t>
      </w:r>
      <w:r w:rsidR="004D10BD" w:rsidRPr="00B70217">
        <w:rPr>
          <w:rFonts w:ascii="Times New Roman" w:hAnsi="Times New Roman" w:cs="Times New Roman"/>
          <w:sz w:val="24"/>
          <w:szCs w:val="24"/>
        </w:rPr>
        <w:t xml:space="preserve">, </w:t>
      </w:r>
      <w:r w:rsidR="00453ED4" w:rsidRPr="00B70217">
        <w:rPr>
          <w:rFonts w:ascii="Times New Roman" w:hAnsi="Times New Roman" w:cs="Times New Roman"/>
          <w:sz w:val="24"/>
          <w:szCs w:val="24"/>
        </w:rPr>
        <w:t xml:space="preserve">location of the primary </w:t>
      </w:r>
      <w:proofErr w:type="spellStart"/>
      <w:r w:rsidR="00453ED4" w:rsidRPr="00B70217">
        <w:rPr>
          <w:rFonts w:ascii="Times New Roman" w:hAnsi="Times New Roman" w:cs="Times New Roman"/>
          <w:sz w:val="24"/>
          <w:szCs w:val="24"/>
        </w:rPr>
        <w:t>tumor</w:t>
      </w:r>
      <w:proofErr w:type="spellEnd"/>
      <w:r w:rsidRPr="00B70217">
        <w:rPr>
          <w:rFonts w:ascii="Times New Roman" w:hAnsi="Times New Roman" w:cs="Times New Roman"/>
          <w:sz w:val="24"/>
          <w:szCs w:val="24"/>
        </w:rPr>
        <w:t>,</w:t>
      </w:r>
      <w:r w:rsidR="004D10BD" w:rsidRPr="00B70217">
        <w:rPr>
          <w:rFonts w:ascii="Times New Roman" w:hAnsi="Times New Roman" w:cs="Times New Roman"/>
          <w:sz w:val="24"/>
          <w:szCs w:val="24"/>
        </w:rPr>
        <w:t xml:space="preserve"> and</w:t>
      </w:r>
      <w:r w:rsidR="00453ED4" w:rsidRPr="00B70217">
        <w:rPr>
          <w:rFonts w:ascii="Times New Roman" w:hAnsi="Times New Roman" w:cs="Times New Roman"/>
          <w:sz w:val="24"/>
          <w:szCs w:val="24"/>
        </w:rPr>
        <w:t xml:space="preserve"> KRAS mutation</w:t>
      </w:r>
      <w:r w:rsidR="00F8119C" w:rsidRPr="00B70217">
        <w:rPr>
          <w:rFonts w:ascii="Times New Roman" w:hAnsi="Times New Roman" w:cs="Times New Roman"/>
          <w:sz w:val="24"/>
          <w:szCs w:val="24"/>
        </w:rPr>
        <w:t>al status</w:t>
      </w:r>
      <w:r w:rsidR="004D10BD" w:rsidRPr="00B70217">
        <w:rPr>
          <w:rFonts w:ascii="Times New Roman" w:hAnsi="Times New Roman" w:cs="Times New Roman"/>
          <w:sz w:val="24"/>
          <w:szCs w:val="24"/>
        </w:rPr>
        <w:t xml:space="preserve">.  </w:t>
      </w:r>
    </w:p>
    <w:p w14:paraId="2C3147D0" w14:textId="0774E716" w:rsidR="005139F3" w:rsidRPr="00B70217" w:rsidRDefault="00E93430" w:rsidP="00DE48BD">
      <w:pPr>
        <w:spacing w:line="480" w:lineRule="auto"/>
        <w:rPr>
          <w:rFonts w:ascii="Times New Roman" w:hAnsi="Times New Roman" w:cs="Times New Roman"/>
          <w:sz w:val="24"/>
          <w:szCs w:val="24"/>
        </w:rPr>
      </w:pPr>
      <w:r w:rsidRPr="00B70217">
        <w:rPr>
          <w:rFonts w:ascii="Times New Roman" w:hAnsi="Times New Roman" w:cs="Times New Roman"/>
          <w:sz w:val="24"/>
          <w:szCs w:val="24"/>
        </w:rPr>
        <w:t>The o</w:t>
      </w:r>
      <w:r w:rsidR="00E42681" w:rsidRPr="00B70217">
        <w:rPr>
          <w:rFonts w:ascii="Times New Roman" w:hAnsi="Times New Roman" w:cs="Times New Roman"/>
          <w:sz w:val="24"/>
          <w:szCs w:val="24"/>
        </w:rPr>
        <w:t xml:space="preserve">utcome of interest </w:t>
      </w:r>
      <w:r w:rsidRPr="00B70217">
        <w:rPr>
          <w:rFonts w:ascii="Times New Roman" w:hAnsi="Times New Roman" w:cs="Times New Roman"/>
          <w:sz w:val="24"/>
          <w:szCs w:val="24"/>
        </w:rPr>
        <w:t xml:space="preserve">was </w:t>
      </w:r>
      <w:r w:rsidR="00C7240B" w:rsidRPr="00B70217">
        <w:rPr>
          <w:rFonts w:ascii="Times New Roman" w:hAnsi="Times New Roman" w:cs="Times New Roman"/>
          <w:sz w:val="24"/>
          <w:szCs w:val="24"/>
        </w:rPr>
        <w:t>HR</w:t>
      </w:r>
      <w:r w:rsidR="007A7347" w:rsidRPr="00B70217">
        <w:rPr>
          <w:rFonts w:ascii="Times New Roman" w:hAnsi="Times New Roman" w:cs="Times New Roman"/>
          <w:sz w:val="24"/>
          <w:szCs w:val="24"/>
        </w:rPr>
        <w:t>. If other</w:t>
      </w:r>
      <w:r w:rsidR="00B52ADA" w:rsidRPr="00B70217">
        <w:rPr>
          <w:rFonts w:ascii="Times New Roman" w:hAnsi="Times New Roman" w:cs="Times New Roman"/>
          <w:sz w:val="24"/>
          <w:szCs w:val="24"/>
        </w:rPr>
        <w:t xml:space="preserve"> relevant effect siz</w:t>
      </w:r>
      <w:r w:rsidR="00ED5A3C" w:rsidRPr="00B70217">
        <w:rPr>
          <w:rFonts w:ascii="Times New Roman" w:hAnsi="Times New Roman" w:cs="Times New Roman"/>
          <w:sz w:val="24"/>
          <w:szCs w:val="24"/>
        </w:rPr>
        <w:t>e</w:t>
      </w:r>
      <w:r w:rsidR="007950AB" w:rsidRPr="00B70217">
        <w:rPr>
          <w:rFonts w:ascii="Times New Roman" w:hAnsi="Times New Roman" w:cs="Times New Roman"/>
          <w:sz w:val="24"/>
          <w:szCs w:val="24"/>
        </w:rPr>
        <w:t xml:space="preserve"> ind</w:t>
      </w:r>
      <w:r w:rsidR="007A7347" w:rsidRPr="00B70217">
        <w:rPr>
          <w:rFonts w:ascii="Times New Roman" w:hAnsi="Times New Roman" w:cs="Times New Roman"/>
          <w:sz w:val="24"/>
          <w:szCs w:val="24"/>
        </w:rPr>
        <w:t xml:space="preserve">ices were used, we transformed them to HR. </w:t>
      </w:r>
      <w:r w:rsidR="007950AB" w:rsidRPr="00B70217">
        <w:rPr>
          <w:rFonts w:ascii="Times New Roman" w:hAnsi="Times New Roman" w:cs="Times New Roman"/>
          <w:sz w:val="24"/>
          <w:szCs w:val="24"/>
        </w:rPr>
        <w:t xml:space="preserve"> If the survival information was only </w:t>
      </w:r>
      <w:r w:rsidR="00A62FDB" w:rsidRPr="00B70217">
        <w:rPr>
          <w:rFonts w:ascii="Times New Roman" w:hAnsi="Times New Roman" w:cs="Times New Roman"/>
          <w:sz w:val="24"/>
          <w:szCs w:val="24"/>
        </w:rPr>
        <w:t xml:space="preserve">presented </w:t>
      </w:r>
      <w:r w:rsidR="007950AB" w:rsidRPr="00B70217">
        <w:rPr>
          <w:rFonts w:ascii="Times New Roman" w:hAnsi="Times New Roman" w:cs="Times New Roman"/>
          <w:sz w:val="24"/>
          <w:szCs w:val="24"/>
        </w:rPr>
        <w:t xml:space="preserve">in </w:t>
      </w:r>
      <w:r w:rsidR="007A7347" w:rsidRPr="00B70217">
        <w:rPr>
          <w:rFonts w:ascii="Times New Roman" w:hAnsi="Times New Roman" w:cs="Times New Roman"/>
          <w:sz w:val="24"/>
          <w:szCs w:val="24"/>
        </w:rPr>
        <w:t xml:space="preserve">Kaplan Meier </w:t>
      </w:r>
      <w:r w:rsidR="007950AB" w:rsidRPr="00B70217">
        <w:rPr>
          <w:rFonts w:ascii="Times New Roman" w:hAnsi="Times New Roman" w:cs="Times New Roman"/>
          <w:sz w:val="24"/>
          <w:szCs w:val="24"/>
        </w:rPr>
        <w:t>survival curves, we simulated</w:t>
      </w:r>
      <w:r w:rsidR="00A55D4A" w:rsidRPr="00B70217">
        <w:rPr>
          <w:rFonts w:ascii="Times New Roman" w:hAnsi="Times New Roman" w:cs="Times New Roman"/>
          <w:sz w:val="24"/>
          <w:szCs w:val="24"/>
        </w:rPr>
        <w:t xml:space="preserve"> their</w:t>
      </w:r>
      <w:r w:rsidR="007950AB" w:rsidRPr="00B70217">
        <w:rPr>
          <w:rFonts w:ascii="Times New Roman" w:hAnsi="Times New Roman" w:cs="Times New Roman"/>
          <w:sz w:val="24"/>
          <w:szCs w:val="24"/>
        </w:rPr>
        <w:t xml:space="preserve"> </w:t>
      </w:r>
      <w:r w:rsidR="001C0E9F" w:rsidRPr="00B70217">
        <w:rPr>
          <w:rFonts w:ascii="Times New Roman" w:hAnsi="Times New Roman" w:cs="Times New Roman"/>
          <w:sz w:val="24"/>
          <w:szCs w:val="24"/>
        </w:rPr>
        <w:t>IPD based</w:t>
      </w:r>
      <w:r w:rsidR="007950AB" w:rsidRPr="00B70217">
        <w:rPr>
          <w:rFonts w:ascii="Times New Roman" w:hAnsi="Times New Roman" w:cs="Times New Roman"/>
          <w:sz w:val="24"/>
          <w:szCs w:val="24"/>
        </w:rPr>
        <w:t xml:space="preserve"> on the method developed by </w:t>
      </w:r>
      <w:r w:rsidR="007A7347" w:rsidRPr="00B70217">
        <w:rPr>
          <w:rFonts w:ascii="Times New Roman" w:hAnsi="Times New Roman" w:cs="Times New Roman"/>
          <w:sz w:val="24"/>
          <w:szCs w:val="24"/>
        </w:rPr>
        <w:t>Guyot et al.</w:t>
      </w:r>
      <w:r w:rsidR="004A348B" w:rsidRPr="00B70217">
        <w:rPr>
          <w:rFonts w:ascii="Times New Roman" w:hAnsi="Times New Roman" w:cs="Times New Roman"/>
          <w:sz w:val="24"/>
          <w:szCs w:val="24"/>
        </w:rPr>
        <w:fldChar w:fldCharType="begin"/>
      </w:r>
      <w:r w:rsidR="006D02BA" w:rsidRPr="00B70217">
        <w:rPr>
          <w:rFonts w:ascii="Times New Roman" w:hAnsi="Times New Roman" w:cs="Times New Roman"/>
          <w:sz w:val="24"/>
          <w:szCs w:val="24"/>
        </w:rPr>
        <w:instrText xml:space="preserve"> ADDIN EN.CITE &lt;EndNote&gt;&lt;Cite&gt;&lt;Author&gt;Guyot&lt;/Author&gt;&lt;Year&gt;2012&lt;/Year&gt;&lt;RecNum&gt;19&lt;/RecNum&gt;&lt;DisplayText&gt;&lt;style face="superscript"&gt;9&lt;/style&gt;&lt;/DisplayText&gt;&lt;record&gt;&lt;rec-number&gt;19&lt;/rec-number&gt;&lt;foreign-keys&gt;&lt;key app="EN" db-id="s5xs09pza95zrsevwvkxsew95ezf9pwav95a" timestamp="1622854411"&gt;19&lt;/key&gt;&lt;/foreign-keys&gt;&lt;ref-type name="Journal Article"&gt;17&lt;/ref-type&gt;&lt;contributors&gt;&lt;authors&gt;&lt;author&gt;Guyot, P.&lt;/author&gt;&lt;author&gt;Ades, A. E.&lt;/author&gt;&lt;author&gt;Ouwens, M. J.&lt;/author&gt;&lt;author&gt;Welton, N. J.&lt;/author&gt;&lt;/authors&gt;&lt;/contributors&gt;&lt;auth-address&gt;School of Social and Community Medicine, University of Bristol, Canynge Hall, 39 Whatley Road, Bristol BS8 2PS UK. epxpg@bristol.ac.uk&lt;/auth-address&gt;&lt;titles&gt;&lt;title&gt;Enhanced secondary analysis of survival data: reconstructing the data from published Kaplan-Meier survival curves&lt;/title&gt;&lt;secondary-title&gt;BMC Med Res Methodol&lt;/secondary-title&gt;&lt;/titles&gt;&lt;periodical&gt;&lt;full-title&gt;BMC Med Res Methodol&lt;/full-title&gt;&lt;/periodical&gt;&lt;pages&gt;9&lt;/pages&gt;&lt;volume&gt;12&lt;/volume&gt;&lt;edition&gt;2012/02/03&lt;/edition&gt;&lt;keywords&gt;&lt;keyword&gt;*Algorithms&lt;/keyword&gt;&lt;keyword&gt;*Data Interpretation, Statistical&lt;/keyword&gt;&lt;keyword&gt;Humans&lt;/keyword&gt;&lt;keyword&gt;*Kaplan-Meier Estimate&lt;/keyword&gt;&lt;keyword&gt;Meta-Analysis as Topic&lt;/keyword&gt;&lt;keyword&gt;Observer Variation&lt;/keyword&gt;&lt;keyword&gt;Proportional Hazards Models&lt;/keyword&gt;&lt;keyword&gt;Randomized Controlled Trials as Topic&lt;/keyword&gt;&lt;keyword&gt;Reproducibility of Results&lt;/keyword&gt;&lt;keyword&gt;Research Design/*standards&lt;/keyword&gt;&lt;keyword&gt;Survival Analysis&lt;/keyword&gt;&lt;/keywords&gt;&lt;dates&gt;&lt;year&gt;2012&lt;/year&gt;&lt;pub-dates&gt;&lt;date&gt;Feb 1&lt;/date&gt;&lt;/pub-dates&gt;&lt;/dates&gt;&lt;isbn&gt;1471-2288 (Electronic)&amp;#xD;1471-2288 (Linking)&lt;/isbn&gt;&lt;accession-num&gt;22297116&lt;/accession-num&gt;&lt;urls&gt;&lt;related-urls&gt;&lt;url&gt;https://www.ncbi.nlm.nih.gov/pubmed/22297116&lt;/url&gt;&lt;/related-urls&gt;&lt;/urls&gt;&lt;custom2&gt;PMC3313891&lt;/custom2&gt;&lt;electronic-resource-num&gt;10.1186/1471-2288-12-9&lt;/electronic-resource-num&gt;&lt;/record&gt;&lt;/Cite&gt;&lt;/EndNote&gt;</w:instrText>
      </w:r>
      <w:r w:rsidR="004A348B" w:rsidRPr="00B70217">
        <w:rPr>
          <w:rFonts w:ascii="Times New Roman" w:hAnsi="Times New Roman" w:cs="Times New Roman"/>
          <w:sz w:val="24"/>
          <w:szCs w:val="24"/>
        </w:rPr>
        <w:fldChar w:fldCharType="separate"/>
      </w:r>
      <w:r w:rsidR="006D02BA" w:rsidRPr="00B70217">
        <w:rPr>
          <w:rFonts w:ascii="Times New Roman" w:hAnsi="Times New Roman" w:cs="Times New Roman"/>
          <w:noProof/>
          <w:sz w:val="24"/>
          <w:szCs w:val="24"/>
          <w:vertAlign w:val="superscript"/>
        </w:rPr>
        <w:t>9</w:t>
      </w:r>
      <w:r w:rsidR="004A348B" w:rsidRPr="00B70217">
        <w:rPr>
          <w:rFonts w:ascii="Times New Roman" w:hAnsi="Times New Roman" w:cs="Times New Roman"/>
          <w:sz w:val="24"/>
          <w:szCs w:val="24"/>
        </w:rPr>
        <w:fldChar w:fldCharType="end"/>
      </w:r>
    </w:p>
    <w:p w14:paraId="2EF06197" w14:textId="64DDAB3A" w:rsidR="008848E3" w:rsidRPr="00B70217" w:rsidRDefault="008848E3" w:rsidP="008848E3">
      <w:pPr>
        <w:spacing w:line="480" w:lineRule="auto"/>
        <w:rPr>
          <w:rFonts w:ascii="Times New Roman" w:eastAsiaTheme="majorEastAsia" w:hAnsi="Times New Roman" w:cs="Times New Roman"/>
          <w:color w:val="2F5496" w:themeColor="accent1" w:themeShade="BF"/>
          <w:sz w:val="24"/>
          <w:szCs w:val="24"/>
        </w:rPr>
      </w:pPr>
      <w:bookmarkStart w:id="14" w:name="_Hlk72005489"/>
      <w:r w:rsidRPr="00B70217">
        <w:rPr>
          <w:rFonts w:ascii="Times New Roman" w:eastAsiaTheme="majorEastAsia" w:hAnsi="Times New Roman" w:cs="Times New Roman"/>
          <w:color w:val="2F5496" w:themeColor="accent1" w:themeShade="BF"/>
          <w:sz w:val="24"/>
          <w:szCs w:val="24"/>
        </w:rPr>
        <w:t xml:space="preserve">Statistical Analysis </w:t>
      </w:r>
    </w:p>
    <w:p w14:paraId="0437F487" w14:textId="70EB4EA3" w:rsidR="0032155B" w:rsidRPr="00B70217" w:rsidRDefault="00945FB5" w:rsidP="00DE48BD">
      <w:pPr>
        <w:spacing w:line="480" w:lineRule="auto"/>
        <w:rPr>
          <w:rFonts w:ascii="Times New Roman" w:hAnsi="Times New Roman" w:cs="Times New Roman"/>
          <w:sz w:val="24"/>
          <w:szCs w:val="24"/>
        </w:rPr>
      </w:pPr>
      <w:bookmarkStart w:id="15" w:name="_Hlk73031605"/>
      <w:bookmarkEnd w:id="14"/>
      <w:r w:rsidRPr="00B70217">
        <w:rPr>
          <w:rFonts w:ascii="Times New Roman" w:hAnsi="Times New Roman" w:cs="Times New Roman"/>
          <w:sz w:val="24"/>
          <w:szCs w:val="24"/>
        </w:rPr>
        <w:t xml:space="preserve">To estimate </w:t>
      </w:r>
      <w:r w:rsidR="00A0334F" w:rsidRPr="00B70217">
        <w:rPr>
          <w:rFonts w:ascii="Times New Roman" w:hAnsi="Times New Roman" w:cs="Times New Roman"/>
          <w:sz w:val="24"/>
          <w:szCs w:val="24"/>
        </w:rPr>
        <w:t xml:space="preserve">the effect of </w:t>
      </w:r>
      <w:r w:rsidR="00C574A2" w:rsidRPr="00B70217">
        <w:rPr>
          <w:rFonts w:ascii="Times New Roman" w:hAnsi="Times New Roman" w:cs="Times New Roman"/>
          <w:sz w:val="24"/>
          <w:szCs w:val="24"/>
        </w:rPr>
        <w:t xml:space="preserve">PTL </w:t>
      </w:r>
      <w:r w:rsidR="00A0334F" w:rsidRPr="00B70217">
        <w:rPr>
          <w:rFonts w:ascii="Times New Roman" w:hAnsi="Times New Roman" w:cs="Times New Roman"/>
          <w:sz w:val="24"/>
          <w:szCs w:val="24"/>
        </w:rPr>
        <w:t>per KRAS mutational status</w:t>
      </w:r>
      <w:r w:rsidR="0033007E" w:rsidRPr="00B70217">
        <w:rPr>
          <w:rFonts w:ascii="Times New Roman" w:hAnsi="Times New Roman" w:cs="Times New Roman"/>
          <w:sz w:val="24"/>
          <w:szCs w:val="24"/>
        </w:rPr>
        <w:t xml:space="preserve"> </w:t>
      </w:r>
      <w:r w:rsidR="00DF71F1" w:rsidRPr="00B70217">
        <w:rPr>
          <w:rFonts w:ascii="Times New Roman" w:hAnsi="Times New Roman" w:cs="Times New Roman"/>
          <w:sz w:val="24"/>
          <w:szCs w:val="24"/>
        </w:rPr>
        <w:t xml:space="preserve">we </w:t>
      </w:r>
      <w:r w:rsidR="000F4E60" w:rsidRPr="00B70217">
        <w:rPr>
          <w:rFonts w:ascii="Times New Roman" w:hAnsi="Times New Roman" w:cs="Times New Roman"/>
          <w:sz w:val="24"/>
          <w:szCs w:val="24"/>
        </w:rPr>
        <w:t>performed</w:t>
      </w:r>
      <w:r w:rsidR="0082723F" w:rsidRPr="00B70217">
        <w:rPr>
          <w:rFonts w:ascii="Times New Roman" w:hAnsi="Times New Roman" w:cs="Times New Roman"/>
          <w:sz w:val="24"/>
          <w:szCs w:val="24"/>
        </w:rPr>
        <w:t xml:space="preserve"> </w:t>
      </w:r>
      <w:r w:rsidR="00C54AEF" w:rsidRPr="00B70217">
        <w:rPr>
          <w:rFonts w:ascii="Times New Roman" w:hAnsi="Times New Roman" w:cs="Times New Roman"/>
          <w:sz w:val="24"/>
          <w:szCs w:val="24"/>
          <w:highlight w:val="cyan"/>
        </w:rPr>
        <w:t xml:space="preserve">2 separate </w:t>
      </w:r>
      <w:commentRangeStart w:id="16"/>
      <w:r w:rsidR="00D05F7C" w:rsidRPr="00B70217">
        <w:rPr>
          <w:rFonts w:ascii="Times New Roman" w:hAnsi="Times New Roman" w:cs="Times New Roman"/>
          <w:sz w:val="24"/>
          <w:szCs w:val="24"/>
          <w:highlight w:val="cyan"/>
        </w:rPr>
        <w:t>sets</w:t>
      </w:r>
      <w:commentRangeEnd w:id="16"/>
      <w:r w:rsidR="00C67B24" w:rsidRPr="00B70217">
        <w:rPr>
          <w:rStyle w:val="CommentReference"/>
          <w:rFonts w:ascii="Times New Roman" w:hAnsi="Times New Roman" w:cs="Times New Roman"/>
          <w:sz w:val="24"/>
          <w:szCs w:val="24"/>
        </w:rPr>
        <w:commentReference w:id="16"/>
      </w:r>
      <w:r w:rsidR="00D05F7C" w:rsidRPr="00B70217">
        <w:rPr>
          <w:rFonts w:ascii="Times New Roman" w:hAnsi="Times New Roman" w:cs="Times New Roman"/>
          <w:sz w:val="24"/>
          <w:szCs w:val="24"/>
          <w:highlight w:val="cyan"/>
        </w:rPr>
        <w:t xml:space="preserve"> of</w:t>
      </w:r>
      <w:r w:rsidR="00D05F7C" w:rsidRPr="00B70217">
        <w:rPr>
          <w:rFonts w:ascii="Times New Roman" w:hAnsi="Times New Roman" w:cs="Times New Roman"/>
          <w:sz w:val="24"/>
          <w:szCs w:val="24"/>
        </w:rPr>
        <w:t xml:space="preserve"> </w:t>
      </w:r>
      <w:r w:rsidR="00404F31" w:rsidRPr="00B70217">
        <w:rPr>
          <w:rFonts w:ascii="Times New Roman" w:hAnsi="Times New Roman" w:cs="Times New Roman"/>
          <w:sz w:val="24"/>
          <w:szCs w:val="24"/>
        </w:rPr>
        <w:t>meta-analys</w:t>
      </w:r>
      <w:r w:rsidR="00F94F5C" w:rsidRPr="00B70217">
        <w:rPr>
          <w:rFonts w:ascii="Times New Roman" w:hAnsi="Times New Roman" w:cs="Times New Roman"/>
          <w:sz w:val="24"/>
          <w:szCs w:val="24"/>
        </w:rPr>
        <w:t>e</w:t>
      </w:r>
      <w:r w:rsidR="00404F31" w:rsidRPr="00B70217">
        <w:rPr>
          <w:rFonts w:ascii="Times New Roman" w:hAnsi="Times New Roman" w:cs="Times New Roman"/>
          <w:sz w:val="24"/>
          <w:szCs w:val="24"/>
        </w:rPr>
        <w:t>s</w:t>
      </w:r>
      <w:r w:rsidR="00D470C0" w:rsidRPr="00B70217">
        <w:rPr>
          <w:rFonts w:ascii="Times New Roman" w:hAnsi="Times New Roman" w:cs="Times New Roman"/>
          <w:sz w:val="24"/>
          <w:szCs w:val="24"/>
        </w:rPr>
        <w:t xml:space="preserve"> according to the two different definitions of PTL</w:t>
      </w:r>
      <w:r w:rsidR="0032155B" w:rsidRPr="00B70217">
        <w:rPr>
          <w:rFonts w:ascii="Times New Roman" w:hAnsi="Times New Roman" w:cs="Times New Roman"/>
          <w:sz w:val="24"/>
          <w:szCs w:val="24"/>
        </w:rPr>
        <w:t>.</w:t>
      </w:r>
      <w:r w:rsidR="0077302B" w:rsidRPr="00B70217">
        <w:rPr>
          <w:rFonts w:ascii="Times New Roman" w:hAnsi="Times New Roman" w:cs="Times New Roman"/>
          <w:sz w:val="24"/>
          <w:szCs w:val="24"/>
        </w:rPr>
        <w:t xml:space="preserve"> </w:t>
      </w:r>
      <w:bookmarkEnd w:id="15"/>
      <w:r w:rsidR="002A66D4" w:rsidRPr="00B70217">
        <w:rPr>
          <w:rFonts w:ascii="Times New Roman" w:hAnsi="Times New Roman" w:cs="Times New Roman"/>
          <w:sz w:val="24"/>
          <w:szCs w:val="24"/>
        </w:rPr>
        <w:t>For each</w:t>
      </w:r>
      <w:r w:rsidR="00D14B1B" w:rsidRPr="00B70217">
        <w:rPr>
          <w:rFonts w:ascii="Times New Roman" w:hAnsi="Times New Roman" w:cs="Times New Roman"/>
          <w:sz w:val="24"/>
          <w:szCs w:val="24"/>
        </w:rPr>
        <w:t xml:space="preserve"> stud</w:t>
      </w:r>
      <w:r w:rsidR="005935F4" w:rsidRPr="00B70217">
        <w:rPr>
          <w:rFonts w:ascii="Times New Roman" w:hAnsi="Times New Roman" w:cs="Times New Roman"/>
          <w:sz w:val="24"/>
          <w:szCs w:val="24"/>
        </w:rPr>
        <w:t>y</w:t>
      </w:r>
      <w:r w:rsidR="00D14B1B" w:rsidRPr="00B70217">
        <w:rPr>
          <w:rFonts w:ascii="Times New Roman" w:hAnsi="Times New Roman" w:cs="Times New Roman"/>
          <w:sz w:val="24"/>
          <w:szCs w:val="24"/>
        </w:rPr>
        <w:t xml:space="preserve"> where IPD were available we first applied an univariable Cox PH model</w:t>
      </w:r>
      <w:r w:rsidR="002A0102" w:rsidRPr="00B70217">
        <w:rPr>
          <w:rFonts w:ascii="Times New Roman" w:hAnsi="Times New Roman" w:cs="Times New Roman"/>
          <w:sz w:val="24"/>
          <w:szCs w:val="24"/>
        </w:rPr>
        <w:t xml:space="preserve"> per KRAS mutational status group</w:t>
      </w:r>
      <w:r w:rsidR="002762C3" w:rsidRPr="00B70217">
        <w:rPr>
          <w:rFonts w:ascii="Times New Roman" w:hAnsi="Times New Roman" w:cs="Times New Roman"/>
          <w:sz w:val="24"/>
          <w:szCs w:val="24"/>
        </w:rPr>
        <w:t xml:space="preserve">. We </w:t>
      </w:r>
      <w:r w:rsidR="009F5164" w:rsidRPr="00B70217">
        <w:rPr>
          <w:rFonts w:ascii="Times New Roman" w:hAnsi="Times New Roman" w:cs="Times New Roman"/>
          <w:sz w:val="24"/>
          <w:szCs w:val="24"/>
        </w:rPr>
        <w:t xml:space="preserve">extracted their </w:t>
      </w:r>
      <w:r w:rsidR="001D4702" w:rsidRPr="00B70217">
        <w:rPr>
          <w:rFonts w:ascii="Times New Roman" w:hAnsi="Times New Roman" w:cs="Times New Roman"/>
          <w:sz w:val="24"/>
          <w:szCs w:val="24"/>
        </w:rPr>
        <w:t>HR along</w:t>
      </w:r>
      <w:r w:rsidR="00641218" w:rsidRPr="00B70217">
        <w:rPr>
          <w:rFonts w:ascii="Times New Roman" w:hAnsi="Times New Roman" w:cs="Times New Roman"/>
          <w:sz w:val="24"/>
          <w:szCs w:val="24"/>
        </w:rPr>
        <w:t xml:space="preserve"> with their standard errors</w:t>
      </w:r>
      <w:r w:rsidR="00334F9E" w:rsidRPr="00B70217">
        <w:rPr>
          <w:rFonts w:ascii="Times New Roman" w:hAnsi="Times New Roman" w:cs="Times New Roman"/>
          <w:sz w:val="24"/>
          <w:szCs w:val="24"/>
        </w:rPr>
        <w:t xml:space="preserve">. </w:t>
      </w:r>
      <w:r w:rsidR="00594B27" w:rsidRPr="00B70217">
        <w:rPr>
          <w:rFonts w:ascii="Times New Roman" w:hAnsi="Times New Roman" w:cs="Times New Roman"/>
          <w:sz w:val="24"/>
          <w:szCs w:val="24"/>
        </w:rPr>
        <w:t xml:space="preserve">Subsequently, </w:t>
      </w:r>
      <w:r w:rsidR="00A24216" w:rsidRPr="00B70217">
        <w:rPr>
          <w:rFonts w:ascii="Times New Roman" w:hAnsi="Times New Roman" w:cs="Times New Roman"/>
          <w:sz w:val="24"/>
          <w:szCs w:val="24"/>
        </w:rPr>
        <w:t xml:space="preserve">we </w:t>
      </w:r>
      <w:r w:rsidR="00394603" w:rsidRPr="00B70217">
        <w:rPr>
          <w:rFonts w:ascii="Times New Roman" w:hAnsi="Times New Roman" w:cs="Times New Roman"/>
          <w:sz w:val="24"/>
          <w:szCs w:val="24"/>
        </w:rPr>
        <w:t>combined</w:t>
      </w:r>
      <w:r w:rsidR="002326C3" w:rsidRPr="00B70217">
        <w:rPr>
          <w:rFonts w:ascii="Times New Roman" w:hAnsi="Times New Roman" w:cs="Times New Roman"/>
          <w:sz w:val="24"/>
          <w:szCs w:val="24"/>
        </w:rPr>
        <w:t xml:space="preserve"> the</w:t>
      </w:r>
      <w:r w:rsidR="00E01B18" w:rsidRPr="00B70217">
        <w:rPr>
          <w:rFonts w:ascii="Times New Roman" w:hAnsi="Times New Roman" w:cs="Times New Roman"/>
          <w:sz w:val="24"/>
          <w:szCs w:val="24"/>
        </w:rPr>
        <w:t xml:space="preserve">m </w:t>
      </w:r>
      <w:r w:rsidR="00422E21" w:rsidRPr="00B70217">
        <w:rPr>
          <w:rFonts w:ascii="Times New Roman" w:hAnsi="Times New Roman" w:cs="Times New Roman"/>
          <w:sz w:val="24"/>
          <w:szCs w:val="24"/>
        </w:rPr>
        <w:t xml:space="preserve">along </w:t>
      </w:r>
      <w:r w:rsidR="00A444BD" w:rsidRPr="00B70217">
        <w:rPr>
          <w:rFonts w:ascii="Times New Roman" w:hAnsi="Times New Roman" w:cs="Times New Roman"/>
          <w:sz w:val="24"/>
          <w:szCs w:val="24"/>
        </w:rPr>
        <w:t>with the corresponding AD</w:t>
      </w:r>
      <w:r w:rsidR="00956079" w:rsidRPr="00B70217">
        <w:rPr>
          <w:rFonts w:ascii="Times New Roman" w:hAnsi="Times New Roman" w:cs="Times New Roman"/>
          <w:sz w:val="24"/>
          <w:szCs w:val="24"/>
        </w:rPr>
        <w:t xml:space="preserve"> estimates using both </w:t>
      </w:r>
      <w:r w:rsidR="00AA6107" w:rsidRPr="00B70217">
        <w:rPr>
          <w:rFonts w:ascii="Times New Roman" w:hAnsi="Times New Roman" w:cs="Times New Roman"/>
          <w:sz w:val="24"/>
          <w:szCs w:val="24"/>
        </w:rPr>
        <w:t xml:space="preserve">a fixed and random effect meta-analysis </w:t>
      </w:r>
      <w:r w:rsidR="00E93BAC" w:rsidRPr="00B70217">
        <w:rPr>
          <w:rFonts w:ascii="Times New Roman" w:hAnsi="Times New Roman" w:cs="Times New Roman"/>
          <w:sz w:val="24"/>
          <w:szCs w:val="24"/>
        </w:rPr>
        <w:t>with empirical Bayes τ</w:t>
      </w:r>
      <w:r w:rsidR="00E93BAC" w:rsidRPr="00B70217">
        <w:rPr>
          <w:rFonts w:ascii="Times New Roman" w:hAnsi="Times New Roman" w:cs="Times New Roman"/>
          <w:sz w:val="24"/>
          <w:szCs w:val="24"/>
          <w:vertAlign w:val="superscript"/>
        </w:rPr>
        <w:t>2</w:t>
      </w:r>
      <w:r w:rsidR="00E93BAC" w:rsidRPr="00B70217">
        <w:rPr>
          <w:rFonts w:ascii="Times New Roman" w:hAnsi="Times New Roman" w:cs="Times New Roman"/>
          <w:sz w:val="24"/>
          <w:szCs w:val="24"/>
          <w:vertAlign w:val="subscript"/>
        </w:rPr>
        <w:t xml:space="preserve">.   </w:t>
      </w:r>
    </w:p>
    <w:p w14:paraId="55CFCAFB" w14:textId="5559F30B" w:rsidR="00471C6B" w:rsidRPr="00B70217" w:rsidRDefault="006B0E56" w:rsidP="00DE48BD">
      <w:pPr>
        <w:spacing w:line="480" w:lineRule="auto"/>
        <w:rPr>
          <w:rFonts w:ascii="Times New Roman" w:hAnsi="Times New Roman" w:cs="Times New Roman"/>
          <w:sz w:val="24"/>
          <w:szCs w:val="24"/>
        </w:rPr>
      </w:pPr>
      <w:r w:rsidRPr="00B70217">
        <w:rPr>
          <w:rFonts w:ascii="Times New Roman" w:hAnsi="Times New Roman" w:cs="Times New Roman"/>
          <w:sz w:val="24"/>
          <w:szCs w:val="24"/>
        </w:rPr>
        <w:t>To</w:t>
      </w:r>
      <w:r w:rsidR="009A0880" w:rsidRPr="00B70217">
        <w:rPr>
          <w:rFonts w:ascii="Times New Roman" w:hAnsi="Times New Roman" w:cs="Times New Roman"/>
          <w:sz w:val="24"/>
          <w:szCs w:val="24"/>
        </w:rPr>
        <w:t xml:space="preserve"> assess the</w:t>
      </w:r>
      <w:r w:rsidR="00F16C7A" w:rsidRPr="00B70217">
        <w:rPr>
          <w:rFonts w:ascii="Times New Roman" w:hAnsi="Times New Roman" w:cs="Times New Roman"/>
          <w:sz w:val="24"/>
          <w:szCs w:val="24"/>
        </w:rPr>
        <w:t xml:space="preserve"> difference between the </w:t>
      </w:r>
      <w:r w:rsidR="00F82FE5" w:rsidRPr="00B70217">
        <w:rPr>
          <w:rFonts w:ascii="Times New Roman" w:hAnsi="Times New Roman" w:cs="Times New Roman"/>
          <w:sz w:val="24"/>
          <w:szCs w:val="24"/>
        </w:rPr>
        <w:t xml:space="preserve">effects </w:t>
      </w:r>
      <w:r w:rsidR="006D4707" w:rsidRPr="00B70217">
        <w:rPr>
          <w:rFonts w:ascii="Times New Roman" w:hAnsi="Times New Roman" w:cs="Times New Roman"/>
          <w:sz w:val="24"/>
          <w:szCs w:val="24"/>
        </w:rPr>
        <w:t>of PTL</w:t>
      </w:r>
      <w:r w:rsidR="00E07527" w:rsidRPr="00B70217">
        <w:rPr>
          <w:rFonts w:ascii="Times New Roman" w:hAnsi="Times New Roman" w:cs="Times New Roman"/>
          <w:sz w:val="24"/>
          <w:szCs w:val="24"/>
        </w:rPr>
        <w:t xml:space="preserve"> across the </w:t>
      </w:r>
      <w:r w:rsidR="00836347" w:rsidRPr="00B70217">
        <w:rPr>
          <w:rFonts w:ascii="Times New Roman" w:hAnsi="Times New Roman" w:cs="Times New Roman"/>
          <w:sz w:val="24"/>
          <w:szCs w:val="24"/>
        </w:rPr>
        <w:t xml:space="preserve">KRAS </w:t>
      </w:r>
      <w:r w:rsidR="00061016" w:rsidRPr="00B70217">
        <w:rPr>
          <w:rFonts w:ascii="Times New Roman" w:hAnsi="Times New Roman" w:cs="Times New Roman"/>
          <w:sz w:val="24"/>
          <w:szCs w:val="24"/>
        </w:rPr>
        <w:t xml:space="preserve">subgroups we </w:t>
      </w:r>
      <w:r w:rsidR="000032EF" w:rsidRPr="00B70217">
        <w:rPr>
          <w:rFonts w:ascii="Times New Roman" w:hAnsi="Times New Roman" w:cs="Times New Roman"/>
          <w:sz w:val="24"/>
          <w:szCs w:val="24"/>
        </w:rPr>
        <w:t xml:space="preserve">performed </w:t>
      </w:r>
      <w:r w:rsidR="00E5695F" w:rsidRPr="00B70217">
        <w:rPr>
          <w:rFonts w:ascii="Times New Roman" w:hAnsi="Times New Roman" w:cs="Times New Roman"/>
          <w:sz w:val="24"/>
          <w:szCs w:val="24"/>
        </w:rPr>
        <w:t>a</w:t>
      </w:r>
      <w:r w:rsidR="002B5DCC" w:rsidRPr="00B70217">
        <w:rPr>
          <w:rFonts w:ascii="Times New Roman" w:hAnsi="Times New Roman" w:cs="Times New Roman"/>
          <w:sz w:val="24"/>
          <w:szCs w:val="24"/>
        </w:rPr>
        <w:t xml:space="preserve"> meta-analysis of interaction terms.</w:t>
      </w:r>
      <w:r w:rsidR="00183699" w:rsidRPr="00B70217">
        <w:rPr>
          <w:rFonts w:ascii="Times New Roman" w:hAnsi="Times New Roman" w:cs="Times New Roman"/>
          <w:sz w:val="24"/>
          <w:szCs w:val="24"/>
        </w:rPr>
        <w:t xml:space="preserve"> </w:t>
      </w:r>
      <w:r w:rsidR="00C138E9" w:rsidRPr="00B70217">
        <w:rPr>
          <w:rFonts w:ascii="Times New Roman" w:hAnsi="Times New Roman" w:cs="Times New Roman"/>
          <w:sz w:val="24"/>
          <w:szCs w:val="24"/>
        </w:rPr>
        <w:t>F</w:t>
      </w:r>
      <w:r w:rsidR="008E745D" w:rsidRPr="00B70217">
        <w:rPr>
          <w:rFonts w:ascii="Times New Roman" w:hAnsi="Times New Roman" w:cs="Times New Roman"/>
          <w:sz w:val="24"/>
          <w:szCs w:val="24"/>
        </w:rPr>
        <w:t>or each</w:t>
      </w:r>
      <w:r w:rsidR="00B71F6E" w:rsidRPr="00B70217">
        <w:rPr>
          <w:rFonts w:ascii="Times New Roman" w:hAnsi="Times New Roman" w:cs="Times New Roman"/>
          <w:sz w:val="24"/>
          <w:szCs w:val="24"/>
        </w:rPr>
        <w:t xml:space="preserve"> study</w:t>
      </w:r>
      <w:r w:rsidR="00006492" w:rsidRPr="00B70217">
        <w:rPr>
          <w:rFonts w:ascii="Times New Roman" w:hAnsi="Times New Roman" w:cs="Times New Roman"/>
          <w:sz w:val="24"/>
          <w:szCs w:val="24"/>
        </w:rPr>
        <w:t xml:space="preserve"> </w:t>
      </w:r>
      <w:r w:rsidR="00413736" w:rsidRPr="00B70217">
        <w:rPr>
          <w:rFonts w:ascii="Times New Roman" w:hAnsi="Times New Roman" w:cs="Times New Roman"/>
          <w:sz w:val="24"/>
          <w:szCs w:val="24"/>
        </w:rPr>
        <w:t xml:space="preserve">we </w:t>
      </w:r>
      <w:r w:rsidR="00F94106" w:rsidRPr="00B70217">
        <w:rPr>
          <w:rFonts w:ascii="Times New Roman" w:hAnsi="Times New Roman" w:cs="Times New Roman"/>
          <w:sz w:val="24"/>
          <w:szCs w:val="24"/>
        </w:rPr>
        <w:t>applied a</w:t>
      </w:r>
      <w:r w:rsidR="004D4B38" w:rsidRPr="00B70217">
        <w:rPr>
          <w:rFonts w:ascii="Times New Roman" w:hAnsi="Times New Roman" w:cs="Times New Roman"/>
          <w:sz w:val="24"/>
          <w:szCs w:val="24"/>
        </w:rPr>
        <w:t xml:space="preserve"> </w:t>
      </w:r>
      <w:r w:rsidR="00F94106" w:rsidRPr="00B70217">
        <w:rPr>
          <w:rFonts w:ascii="Times New Roman" w:hAnsi="Times New Roman" w:cs="Times New Roman"/>
          <w:sz w:val="24"/>
          <w:szCs w:val="24"/>
        </w:rPr>
        <w:t>Cox PH</w:t>
      </w:r>
      <w:r w:rsidR="0052275D" w:rsidRPr="00B70217">
        <w:rPr>
          <w:rFonts w:ascii="Times New Roman" w:hAnsi="Times New Roman" w:cs="Times New Roman"/>
          <w:sz w:val="24"/>
          <w:szCs w:val="24"/>
        </w:rPr>
        <w:t xml:space="preserve"> model</w:t>
      </w:r>
      <w:r w:rsidR="00162CEC" w:rsidRPr="00B70217">
        <w:rPr>
          <w:rFonts w:ascii="Times New Roman" w:hAnsi="Times New Roman" w:cs="Times New Roman"/>
          <w:sz w:val="24"/>
          <w:szCs w:val="24"/>
        </w:rPr>
        <w:t xml:space="preserve"> </w:t>
      </w:r>
      <w:r w:rsidR="00D2143B" w:rsidRPr="00B70217">
        <w:rPr>
          <w:rFonts w:ascii="Times New Roman" w:hAnsi="Times New Roman" w:cs="Times New Roman"/>
          <w:sz w:val="24"/>
          <w:szCs w:val="24"/>
        </w:rPr>
        <w:t>including</w:t>
      </w:r>
      <w:r w:rsidR="00162CEC" w:rsidRPr="00B70217">
        <w:rPr>
          <w:rFonts w:ascii="Times New Roman" w:hAnsi="Times New Roman" w:cs="Times New Roman"/>
          <w:sz w:val="24"/>
          <w:szCs w:val="24"/>
        </w:rPr>
        <w:t xml:space="preserve"> </w:t>
      </w:r>
      <w:r w:rsidR="00506E30" w:rsidRPr="00B70217">
        <w:rPr>
          <w:rFonts w:ascii="Times New Roman" w:hAnsi="Times New Roman" w:cs="Times New Roman"/>
          <w:sz w:val="24"/>
          <w:szCs w:val="24"/>
        </w:rPr>
        <w:t xml:space="preserve">KRAS, </w:t>
      </w:r>
      <w:r w:rsidR="009E1FEA" w:rsidRPr="00B70217">
        <w:rPr>
          <w:rFonts w:ascii="Times New Roman" w:hAnsi="Times New Roman" w:cs="Times New Roman"/>
          <w:sz w:val="24"/>
          <w:szCs w:val="24"/>
        </w:rPr>
        <w:t>PTL</w:t>
      </w:r>
      <w:r w:rsidR="00C16697" w:rsidRPr="00B70217">
        <w:rPr>
          <w:rFonts w:ascii="Times New Roman" w:hAnsi="Times New Roman" w:cs="Times New Roman"/>
          <w:sz w:val="24"/>
          <w:szCs w:val="24"/>
        </w:rPr>
        <w:t>,</w:t>
      </w:r>
      <w:r w:rsidR="00506E30" w:rsidRPr="00B70217">
        <w:rPr>
          <w:rFonts w:ascii="Times New Roman" w:hAnsi="Times New Roman" w:cs="Times New Roman"/>
          <w:sz w:val="24"/>
          <w:szCs w:val="24"/>
        </w:rPr>
        <w:t xml:space="preserve"> and</w:t>
      </w:r>
      <w:r w:rsidR="00B47B10" w:rsidRPr="00B70217">
        <w:rPr>
          <w:rFonts w:ascii="Times New Roman" w:hAnsi="Times New Roman" w:cs="Times New Roman"/>
          <w:sz w:val="24"/>
          <w:szCs w:val="24"/>
        </w:rPr>
        <w:t xml:space="preserve"> </w:t>
      </w:r>
      <w:r w:rsidR="00070E41" w:rsidRPr="00B70217">
        <w:rPr>
          <w:rFonts w:ascii="Times New Roman" w:hAnsi="Times New Roman" w:cs="Times New Roman"/>
          <w:sz w:val="24"/>
          <w:szCs w:val="24"/>
        </w:rPr>
        <w:t>the</w:t>
      </w:r>
      <w:r w:rsidR="00E96C27" w:rsidRPr="00B70217">
        <w:rPr>
          <w:rFonts w:ascii="Times New Roman" w:hAnsi="Times New Roman" w:cs="Times New Roman"/>
          <w:sz w:val="24"/>
          <w:szCs w:val="24"/>
        </w:rPr>
        <w:t>ir</w:t>
      </w:r>
      <w:r w:rsidR="00070E41" w:rsidRPr="00B70217">
        <w:rPr>
          <w:rFonts w:ascii="Times New Roman" w:hAnsi="Times New Roman" w:cs="Times New Roman"/>
          <w:sz w:val="24"/>
          <w:szCs w:val="24"/>
        </w:rPr>
        <w:t xml:space="preserve"> interaction term </w:t>
      </w:r>
      <w:r w:rsidR="00FE49F7" w:rsidRPr="00B70217">
        <w:rPr>
          <w:rFonts w:ascii="Times New Roman" w:hAnsi="Times New Roman" w:cs="Times New Roman"/>
          <w:sz w:val="24"/>
          <w:szCs w:val="24"/>
        </w:rPr>
        <w:t>(</w:t>
      </w:r>
      <w:r w:rsidR="00B64B39" w:rsidRPr="00B70217">
        <w:rPr>
          <w:rFonts w:ascii="Times New Roman" w:hAnsi="Times New Roman" w:cs="Times New Roman"/>
          <w:sz w:val="24"/>
          <w:szCs w:val="24"/>
        </w:rPr>
        <w:t xml:space="preserve">KRAS x </w:t>
      </w:r>
      <w:r w:rsidR="009E1FEA" w:rsidRPr="00B70217">
        <w:rPr>
          <w:rFonts w:ascii="Times New Roman" w:hAnsi="Times New Roman" w:cs="Times New Roman"/>
          <w:sz w:val="24"/>
          <w:szCs w:val="24"/>
        </w:rPr>
        <w:t>PTL</w:t>
      </w:r>
      <w:r w:rsidR="00FE49F7" w:rsidRPr="00B70217">
        <w:rPr>
          <w:rFonts w:ascii="Times New Roman" w:hAnsi="Times New Roman" w:cs="Times New Roman"/>
          <w:sz w:val="24"/>
          <w:szCs w:val="24"/>
        </w:rPr>
        <w:t>)</w:t>
      </w:r>
      <w:r w:rsidR="005E77E1" w:rsidRPr="00B70217">
        <w:rPr>
          <w:rFonts w:ascii="Times New Roman" w:hAnsi="Times New Roman" w:cs="Times New Roman"/>
          <w:sz w:val="24"/>
          <w:szCs w:val="24"/>
        </w:rPr>
        <w:t xml:space="preserve">. </w:t>
      </w:r>
    </w:p>
    <w:p w14:paraId="4E2655AB" w14:textId="1A8F7838" w:rsidR="00661726" w:rsidRPr="00B70217" w:rsidRDefault="00E47289" w:rsidP="00DE48BD">
      <w:pPr>
        <w:spacing w:line="480" w:lineRule="auto"/>
        <w:rPr>
          <w:rFonts w:ascii="Times New Roman" w:hAnsi="Times New Roman" w:cs="Times New Roman"/>
          <w:sz w:val="24"/>
          <w:szCs w:val="24"/>
        </w:rPr>
      </w:pPr>
      <w:r w:rsidRPr="00B70217">
        <w:rPr>
          <w:rFonts w:ascii="Times New Roman" w:hAnsi="Times New Roman" w:cs="Times New Roman"/>
          <w:sz w:val="24"/>
          <w:szCs w:val="24"/>
        </w:rPr>
        <w:t>Subsequently</w:t>
      </w:r>
      <w:r w:rsidR="009F2BBE" w:rsidRPr="00B70217">
        <w:rPr>
          <w:rFonts w:ascii="Times New Roman" w:hAnsi="Times New Roman" w:cs="Times New Roman"/>
          <w:sz w:val="24"/>
          <w:szCs w:val="24"/>
        </w:rPr>
        <w:t>,</w:t>
      </w:r>
      <w:r w:rsidR="00933BE4" w:rsidRPr="00B70217">
        <w:rPr>
          <w:rFonts w:ascii="Times New Roman" w:hAnsi="Times New Roman" w:cs="Times New Roman"/>
          <w:sz w:val="24"/>
          <w:szCs w:val="24"/>
        </w:rPr>
        <w:t xml:space="preserve"> we </w:t>
      </w:r>
      <w:r w:rsidR="00AA0F46" w:rsidRPr="00B70217">
        <w:rPr>
          <w:rFonts w:ascii="Times New Roman" w:hAnsi="Times New Roman" w:cs="Times New Roman"/>
          <w:sz w:val="24"/>
          <w:szCs w:val="24"/>
        </w:rPr>
        <w:t xml:space="preserve">pooled </w:t>
      </w:r>
      <w:r w:rsidR="00274ACB" w:rsidRPr="00B70217">
        <w:rPr>
          <w:rFonts w:ascii="Times New Roman" w:hAnsi="Times New Roman" w:cs="Times New Roman"/>
          <w:sz w:val="24"/>
          <w:szCs w:val="24"/>
        </w:rPr>
        <w:t xml:space="preserve">the extracted estimates from IPD with the </w:t>
      </w:r>
      <w:r w:rsidR="00FE4FA2" w:rsidRPr="00B70217">
        <w:rPr>
          <w:rFonts w:ascii="Times New Roman" w:hAnsi="Times New Roman" w:cs="Times New Roman"/>
          <w:sz w:val="24"/>
          <w:szCs w:val="24"/>
        </w:rPr>
        <w:t xml:space="preserve">corresponding AD </w:t>
      </w:r>
      <w:r w:rsidR="003100FD" w:rsidRPr="00B70217">
        <w:rPr>
          <w:rFonts w:ascii="Times New Roman" w:hAnsi="Times New Roman" w:cs="Times New Roman"/>
          <w:sz w:val="24"/>
          <w:szCs w:val="24"/>
        </w:rPr>
        <w:t>using</w:t>
      </w:r>
      <w:r w:rsidR="00196947" w:rsidRPr="00B70217">
        <w:rPr>
          <w:rFonts w:ascii="Times New Roman" w:hAnsi="Times New Roman" w:cs="Times New Roman"/>
          <w:sz w:val="24"/>
          <w:szCs w:val="24"/>
        </w:rPr>
        <w:t xml:space="preserve"> both</w:t>
      </w:r>
      <w:r w:rsidR="009E1FEA" w:rsidRPr="00B70217">
        <w:rPr>
          <w:rFonts w:ascii="Times New Roman" w:hAnsi="Times New Roman" w:cs="Times New Roman"/>
          <w:sz w:val="24"/>
          <w:szCs w:val="24"/>
        </w:rPr>
        <w:t xml:space="preserve"> a fixed and</w:t>
      </w:r>
      <w:r w:rsidR="005A0E1A" w:rsidRPr="00B70217">
        <w:rPr>
          <w:rFonts w:ascii="Times New Roman" w:hAnsi="Times New Roman" w:cs="Times New Roman"/>
          <w:sz w:val="24"/>
          <w:szCs w:val="24"/>
        </w:rPr>
        <w:t xml:space="preserve"> </w:t>
      </w:r>
      <w:r w:rsidR="00922F52" w:rsidRPr="00B70217">
        <w:rPr>
          <w:rFonts w:ascii="Times New Roman" w:hAnsi="Times New Roman" w:cs="Times New Roman"/>
          <w:sz w:val="24"/>
          <w:szCs w:val="24"/>
        </w:rPr>
        <w:t>random-effects meta-analysis with empirical Bayes τ</w:t>
      </w:r>
      <w:r w:rsidR="005C25E5" w:rsidRPr="00B70217">
        <w:rPr>
          <w:rFonts w:ascii="Times New Roman" w:hAnsi="Times New Roman" w:cs="Times New Roman"/>
          <w:sz w:val="24"/>
          <w:szCs w:val="24"/>
          <w:vertAlign w:val="superscript"/>
        </w:rPr>
        <w:t>2</w:t>
      </w:r>
      <w:r w:rsidR="00F74D32" w:rsidRPr="00B70217">
        <w:rPr>
          <w:rFonts w:ascii="Times New Roman" w:hAnsi="Times New Roman" w:cs="Times New Roman"/>
          <w:sz w:val="24"/>
          <w:szCs w:val="24"/>
        </w:rPr>
        <w:t>.</w:t>
      </w:r>
      <w:r w:rsidR="004A348B" w:rsidRPr="00B70217">
        <w:rPr>
          <w:rFonts w:ascii="Times New Roman" w:hAnsi="Times New Roman" w:cs="Times New Roman"/>
          <w:sz w:val="24"/>
          <w:szCs w:val="24"/>
          <w:vertAlign w:val="subscript"/>
        </w:rPr>
        <w:fldChar w:fldCharType="begin">
          <w:fldData xml:space="preserve">PEVuZE5vdGU+PENpdGU+PEF1dGhvcj5TZWlkZTwvQXV0aG9yPjxZZWFyPjIwMTk8L1llYXI+PFJl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</w:fldData>
        </w:fldChar>
      </w:r>
      <w:r w:rsidR="006D02BA" w:rsidRPr="00B70217">
        <w:rPr>
          <w:rFonts w:ascii="Times New Roman" w:hAnsi="Times New Roman" w:cs="Times New Roman"/>
          <w:sz w:val="24"/>
          <w:szCs w:val="24"/>
          <w:vertAlign w:val="subscript"/>
        </w:rPr>
        <w:instrText xml:space="preserve"> ADDIN EN.CITE </w:instrText>
      </w:r>
      <w:r w:rsidR="006D02BA" w:rsidRPr="00B70217">
        <w:rPr>
          <w:rFonts w:ascii="Times New Roman" w:hAnsi="Times New Roman" w:cs="Times New Roman"/>
          <w:sz w:val="24"/>
          <w:szCs w:val="24"/>
          <w:vertAlign w:val="subscript"/>
        </w:rPr>
        <w:fldChar w:fldCharType="begin">
          <w:fldData xml:space="preserve">PEVuZE5vdGU+PENpdGU+PEF1dGhvcj5TZWlkZTwvQXV0aG9yPjxZZWFyPjIwMTk8L1llYXI+PFJl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</w:fldData>
        </w:fldChar>
      </w:r>
      <w:r w:rsidR="006D02BA" w:rsidRPr="00B70217">
        <w:rPr>
          <w:rFonts w:ascii="Times New Roman" w:hAnsi="Times New Roman" w:cs="Times New Roman"/>
          <w:sz w:val="24"/>
          <w:szCs w:val="24"/>
          <w:vertAlign w:val="subscript"/>
        </w:rPr>
        <w:instrText xml:space="preserve"> ADDIN EN.CITE.DATA </w:instrText>
      </w:r>
      <w:r w:rsidR="006D02BA" w:rsidRPr="00B70217">
        <w:rPr>
          <w:rFonts w:ascii="Times New Roman" w:hAnsi="Times New Roman" w:cs="Times New Roman"/>
          <w:sz w:val="24"/>
          <w:szCs w:val="24"/>
          <w:vertAlign w:val="subscript"/>
        </w:rPr>
      </w:r>
      <w:r w:rsidR="006D02BA" w:rsidRPr="00B70217">
        <w:rPr>
          <w:rFonts w:ascii="Times New Roman" w:hAnsi="Times New Roman" w:cs="Times New Roman"/>
          <w:sz w:val="24"/>
          <w:szCs w:val="24"/>
          <w:vertAlign w:val="subscript"/>
        </w:rPr>
        <w:fldChar w:fldCharType="end"/>
      </w:r>
      <w:r w:rsidR="004A348B" w:rsidRPr="00B70217">
        <w:rPr>
          <w:rFonts w:ascii="Times New Roman" w:hAnsi="Times New Roman" w:cs="Times New Roman"/>
          <w:sz w:val="24"/>
          <w:szCs w:val="24"/>
          <w:vertAlign w:val="subscript"/>
        </w:rPr>
      </w:r>
      <w:r w:rsidR="004A348B" w:rsidRPr="00B70217">
        <w:rPr>
          <w:rFonts w:ascii="Times New Roman" w:hAnsi="Times New Roman" w:cs="Times New Roman"/>
          <w:sz w:val="24"/>
          <w:szCs w:val="24"/>
          <w:vertAlign w:val="subscript"/>
        </w:rPr>
        <w:fldChar w:fldCharType="separate"/>
      </w:r>
      <w:r w:rsidR="006D02BA" w:rsidRPr="00B70217">
        <w:rPr>
          <w:rFonts w:ascii="Times New Roman" w:hAnsi="Times New Roman" w:cs="Times New Roman"/>
          <w:noProof/>
          <w:sz w:val="24"/>
          <w:szCs w:val="24"/>
          <w:vertAlign w:val="superscript"/>
        </w:rPr>
        <w:t>10</w:t>
      </w:r>
      <w:r w:rsidR="004A348B" w:rsidRPr="00B70217">
        <w:rPr>
          <w:rFonts w:ascii="Times New Roman" w:hAnsi="Times New Roman" w:cs="Times New Roman"/>
          <w:sz w:val="24"/>
          <w:szCs w:val="24"/>
          <w:vertAlign w:val="subscript"/>
        </w:rPr>
        <w:fldChar w:fldCharType="end"/>
      </w:r>
      <w:r w:rsidR="00A2570E" w:rsidRPr="00B70217">
        <w:rPr>
          <w:rFonts w:ascii="Times New Roman" w:hAnsi="Times New Roman" w:cs="Times New Roman"/>
          <w:sz w:val="24"/>
          <w:szCs w:val="24"/>
          <w:vertAlign w:val="subscript"/>
        </w:rPr>
        <w:t xml:space="preserve"> </w:t>
      </w:r>
      <w:r w:rsidR="00715D37" w:rsidRPr="00B70217">
        <w:rPr>
          <w:rFonts w:ascii="Times New Roman" w:hAnsi="Times New Roman" w:cs="Times New Roman"/>
          <w:sz w:val="24"/>
          <w:szCs w:val="24"/>
          <w:highlight w:val="cyan"/>
        </w:rPr>
        <w:t xml:space="preserve">Given that recent </w:t>
      </w:r>
      <w:r w:rsidR="00715D37" w:rsidRPr="00B70217">
        <w:rPr>
          <w:rFonts w:ascii="Times New Roman" w:hAnsi="Times New Roman" w:cs="Times New Roman"/>
          <w:sz w:val="24"/>
          <w:szCs w:val="24"/>
          <w:highlight w:val="cyan"/>
        </w:rPr>
        <w:lastRenderedPageBreak/>
        <w:t xml:space="preserve">studies have shown that the </w:t>
      </w:r>
      <w:proofErr w:type="spellStart"/>
      <w:r w:rsidR="00715D37" w:rsidRPr="00B70217">
        <w:rPr>
          <w:rFonts w:ascii="Times New Roman" w:hAnsi="Times New Roman" w:cs="Times New Roman"/>
          <w:sz w:val="24"/>
          <w:szCs w:val="24"/>
          <w:highlight w:val="cyan"/>
        </w:rPr>
        <w:t>DerSimonian</w:t>
      </w:r>
      <w:proofErr w:type="spellEnd"/>
      <w:r w:rsidR="00715D37" w:rsidRPr="00B70217">
        <w:rPr>
          <w:rFonts w:ascii="Times New Roman" w:hAnsi="Times New Roman" w:cs="Times New Roman"/>
          <w:sz w:val="24"/>
          <w:szCs w:val="24"/>
          <w:highlight w:val="cyan"/>
        </w:rPr>
        <w:t xml:space="preserve"> and Laird approach for a random-effects meta-analysis might be suboptimal, we used instead the method described by Hartung and Knapp and by </w:t>
      </w:r>
      <w:proofErr w:type="spellStart"/>
      <w:r w:rsidR="00715D37" w:rsidRPr="00B70217">
        <w:rPr>
          <w:rFonts w:ascii="Times New Roman" w:hAnsi="Times New Roman" w:cs="Times New Roman"/>
          <w:sz w:val="24"/>
          <w:szCs w:val="24"/>
          <w:highlight w:val="cyan"/>
        </w:rPr>
        <w:t>Sidik</w:t>
      </w:r>
      <w:proofErr w:type="spellEnd"/>
      <w:r w:rsidR="00715D37" w:rsidRPr="00B70217">
        <w:rPr>
          <w:rFonts w:ascii="Times New Roman" w:hAnsi="Times New Roman" w:cs="Times New Roman"/>
          <w:sz w:val="24"/>
          <w:szCs w:val="24"/>
          <w:highlight w:val="cyan"/>
        </w:rPr>
        <w:t xml:space="preserve"> and Jonkman (i.e. the HKSJ method).</w:t>
      </w:r>
      <w:r w:rsidR="004A348B" w:rsidRPr="00B70217">
        <w:rPr>
          <w:rFonts w:ascii="Times New Roman" w:hAnsi="Times New Roman" w:cs="Times New Roman"/>
          <w:sz w:val="24"/>
          <w:szCs w:val="24"/>
          <w:highlight w:val="cyan"/>
        </w:rPr>
        <w:fldChar w:fldCharType="begin"/>
      </w:r>
      <w:r w:rsidR="006D02BA" w:rsidRPr="00B70217">
        <w:rPr>
          <w:rFonts w:ascii="Times New Roman" w:hAnsi="Times New Roman" w:cs="Times New Roman"/>
          <w:sz w:val="24"/>
          <w:szCs w:val="24"/>
          <w:highlight w:val="cyan"/>
        </w:rPr>
        <w:instrText xml:space="preserve"> ADDIN EN.CITE &lt;EndNote&gt;&lt;Cite&gt;&lt;Author&gt;IntHout&lt;/Author&gt;&lt;Year&gt;2014&lt;/Year&gt;&lt;RecNum&gt;17&lt;/RecNum&gt;&lt;DisplayText&gt;&lt;style face="superscript"&gt;11&lt;/style&gt;&lt;/DisplayText&gt;&lt;record&gt;&lt;rec-number&gt;17&lt;/rec-number&gt;&lt;foreign-keys&gt;&lt;key app="EN" db-id="s5xs09pza95zrsevwvkxsew95ezf9pwav95a" timestamp="1622854359"&gt;17&lt;/key&gt;&lt;/foreign-keys&gt;&lt;ref-type name="Journal Article"&gt;17&lt;/ref-type&gt;&lt;contributors&gt;&lt;authors&gt;&lt;author&gt;IntHout, J.&lt;/author&gt;&lt;author&gt;Ioannidis, J. P.&lt;/author&gt;&lt;author&gt;Borm, G. F.&lt;/author&gt;&lt;/authors&gt;&lt;/contributors&gt;&lt;auth-address&gt;Department for Health Evidence (HEV), Radboud University Medical Center, Huispost 133, P,O, box 9101, Nijmegen, HB 6500, The Netherlands. Joanna.intHout@radboudumc.nl.&lt;/auth-address&gt;&lt;titles&gt;&lt;title&gt;The Hartung-Knapp-Sidik-Jonkman method for random effects meta-analysis is straightforward and considerably outperforms the standard DerSimonian-Laird method&lt;/title&gt;&lt;secondary-title&gt;BMC Med Res Methodol&lt;/secondary-title&gt;&lt;/titles&gt;&lt;periodical&gt;&lt;full-title&gt;BMC Med Res Methodol&lt;/full-title&gt;&lt;/periodical&gt;&lt;pages&gt;25&lt;/pages&gt;&lt;volume&gt;14&lt;/volume&gt;&lt;edition&gt;2014/02/20&lt;/edition&gt;&lt;keywords&gt;&lt;keyword&gt;Clinical Trials as Topic/*methods/*statistics &amp;amp; numerical data&lt;/keyword&gt;&lt;keyword&gt;Common Cold/drug therapy&lt;/keyword&gt;&lt;keyword&gt;Data Interpretation, Statistical&lt;/keyword&gt;&lt;keyword&gt;Humans&lt;/keyword&gt;&lt;keyword&gt;Odds Ratio&lt;/keyword&gt;&lt;keyword&gt;Precursor Cell Lymphoblastic Leukemia-Lymphoma/drug therapy/mortality&lt;/keyword&gt;&lt;keyword&gt;Proportional Hazards Models&lt;/keyword&gt;&lt;keyword&gt;Sample Size&lt;/keyword&gt;&lt;keyword&gt;Zinc/therapeutic use&lt;/keyword&gt;&lt;/keywords&gt;&lt;dates&gt;&lt;year&gt;2014&lt;/year&gt;&lt;pub-dates&gt;&lt;date&gt;Feb 18&lt;/date&gt;&lt;/pub-dates&gt;&lt;/dates&gt;&lt;isbn&gt;1471-2288 (Electronic)&amp;#xD;1471-2288 (Linking)&lt;/isbn&gt;&lt;accession-num&gt;24548571&lt;/accession-num&gt;&lt;urls&gt;&lt;related-urls&gt;&lt;url&gt;https://www.ncbi.nlm.nih.gov/pubmed/24548571&lt;/url&gt;&lt;/related-urls&gt;&lt;/urls&gt;&lt;custom2&gt;PMC4015721&lt;/custom2&gt;&lt;electronic-resource-num&gt;10.1186/1471-2288-14-25&lt;/electronic-resource-num&gt;&lt;/record&gt;&lt;/Cite&gt;&lt;/EndNote&gt;</w:instrText>
      </w:r>
      <w:r w:rsidR="004A348B" w:rsidRPr="00B70217">
        <w:rPr>
          <w:rFonts w:ascii="Times New Roman" w:hAnsi="Times New Roman" w:cs="Times New Roman"/>
          <w:sz w:val="24"/>
          <w:szCs w:val="24"/>
          <w:highlight w:val="cyan"/>
        </w:rPr>
        <w:fldChar w:fldCharType="separate"/>
      </w:r>
      <w:r w:rsidR="006D02BA" w:rsidRPr="00B70217">
        <w:rPr>
          <w:rFonts w:ascii="Times New Roman" w:hAnsi="Times New Roman" w:cs="Times New Roman"/>
          <w:noProof/>
          <w:sz w:val="24"/>
          <w:szCs w:val="24"/>
          <w:highlight w:val="cyan"/>
          <w:vertAlign w:val="superscript"/>
        </w:rPr>
        <w:t>11</w:t>
      </w:r>
      <w:r w:rsidR="004A348B" w:rsidRPr="00B70217">
        <w:rPr>
          <w:rFonts w:ascii="Times New Roman" w:hAnsi="Times New Roman" w:cs="Times New Roman"/>
          <w:sz w:val="24"/>
          <w:szCs w:val="24"/>
          <w:highlight w:val="cyan"/>
        </w:rPr>
        <w:fldChar w:fldCharType="end"/>
      </w:r>
      <w:r w:rsidR="001113EC">
        <w:rPr>
          <w:rFonts w:ascii="Times New Roman" w:hAnsi="Times New Roman" w:cs="Times New Roman"/>
          <w:sz w:val="24"/>
          <w:szCs w:val="24"/>
        </w:rPr>
        <w:t xml:space="preserve"> </w:t>
      </w:r>
      <w:r w:rsidR="00B61DE3" w:rsidRPr="00B70217">
        <w:rPr>
          <w:rFonts w:ascii="Times New Roman" w:hAnsi="Times New Roman" w:cs="Times New Roman"/>
          <w:sz w:val="24"/>
          <w:szCs w:val="24"/>
        </w:rPr>
        <w:t>To assess for study heterogeneity, we used the I</w:t>
      </w:r>
      <w:r w:rsidR="00B61DE3" w:rsidRPr="00B70217">
        <w:rPr>
          <w:rFonts w:ascii="Times New Roman" w:hAnsi="Times New Roman" w:cs="Times New Roman"/>
          <w:sz w:val="24"/>
          <w:szCs w:val="24"/>
          <w:vertAlign w:val="superscript"/>
        </w:rPr>
        <w:t>2</w:t>
      </w:r>
      <w:r w:rsidR="00B61DE3" w:rsidRPr="00B70217">
        <w:rPr>
          <w:rFonts w:ascii="Times New Roman" w:hAnsi="Times New Roman" w:cs="Times New Roman"/>
          <w:sz w:val="24"/>
          <w:szCs w:val="24"/>
        </w:rPr>
        <w:t xml:space="preserve"> statistic. </w:t>
      </w:r>
      <w:r w:rsidR="00ED013E" w:rsidRPr="00B70217">
        <w:rPr>
          <w:rFonts w:ascii="Times New Roman" w:hAnsi="Times New Roman" w:cs="Times New Roman"/>
          <w:sz w:val="24"/>
          <w:szCs w:val="24"/>
        </w:rPr>
        <w:t xml:space="preserve">In case of high </w:t>
      </w:r>
      <w:r w:rsidR="005D1352" w:rsidRPr="00B70217">
        <w:rPr>
          <w:rFonts w:ascii="Times New Roman" w:hAnsi="Times New Roman" w:cs="Times New Roman"/>
          <w:sz w:val="24"/>
          <w:szCs w:val="24"/>
        </w:rPr>
        <w:t>heterogeneity,</w:t>
      </w:r>
      <w:r w:rsidR="00ED013E" w:rsidRPr="00B70217">
        <w:rPr>
          <w:rFonts w:ascii="Times New Roman" w:hAnsi="Times New Roman" w:cs="Times New Roman"/>
          <w:sz w:val="24"/>
          <w:szCs w:val="24"/>
        </w:rPr>
        <w:t xml:space="preserve"> we report the random effects meta-analysis pooled estimate</w:t>
      </w:r>
      <w:r w:rsidR="00B34742" w:rsidRPr="00B70217">
        <w:rPr>
          <w:rFonts w:ascii="Times New Roman" w:hAnsi="Times New Roman" w:cs="Times New Roman"/>
          <w:sz w:val="24"/>
          <w:szCs w:val="24"/>
        </w:rPr>
        <w:t xml:space="preserve"> and </w:t>
      </w:r>
      <w:r w:rsidR="00E7789A" w:rsidRPr="00B70217">
        <w:rPr>
          <w:rFonts w:ascii="Times New Roman" w:hAnsi="Times New Roman" w:cs="Times New Roman"/>
          <w:sz w:val="24"/>
          <w:szCs w:val="24"/>
        </w:rPr>
        <w:t xml:space="preserve">show </w:t>
      </w:r>
      <w:r w:rsidR="00F376C3" w:rsidRPr="00B70217">
        <w:rPr>
          <w:rFonts w:ascii="Times New Roman" w:hAnsi="Times New Roman" w:cs="Times New Roman"/>
          <w:sz w:val="24"/>
          <w:szCs w:val="24"/>
        </w:rPr>
        <w:t xml:space="preserve">both fixed and random effects </w:t>
      </w:r>
      <w:r w:rsidR="00834EA7" w:rsidRPr="00B70217">
        <w:rPr>
          <w:rFonts w:ascii="Times New Roman" w:hAnsi="Times New Roman" w:cs="Times New Roman"/>
          <w:sz w:val="24"/>
          <w:szCs w:val="24"/>
        </w:rPr>
        <w:t xml:space="preserve">pooled </w:t>
      </w:r>
      <w:r w:rsidR="00EC6AD5" w:rsidRPr="00B70217">
        <w:rPr>
          <w:rFonts w:ascii="Times New Roman" w:hAnsi="Times New Roman" w:cs="Times New Roman"/>
          <w:sz w:val="24"/>
          <w:szCs w:val="24"/>
        </w:rPr>
        <w:t xml:space="preserve">estimates in their </w:t>
      </w:r>
      <w:r w:rsidR="006171AD" w:rsidRPr="00B70217">
        <w:rPr>
          <w:rFonts w:ascii="Times New Roman" w:hAnsi="Times New Roman" w:cs="Times New Roman"/>
          <w:sz w:val="24"/>
          <w:szCs w:val="24"/>
        </w:rPr>
        <w:t>forest plots</w:t>
      </w:r>
      <w:r w:rsidR="00ED013E" w:rsidRPr="00B70217">
        <w:rPr>
          <w:rFonts w:ascii="Times New Roman" w:hAnsi="Times New Roman" w:cs="Times New Roman"/>
          <w:sz w:val="24"/>
          <w:szCs w:val="24"/>
        </w:rPr>
        <w:t xml:space="preserve">. </w:t>
      </w:r>
      <w:r w:rsidR="00C52F73" w:rsidRPr="00B70217">
        <w:rPr>
          <w:rFonts w:ascii="Times New Roman" w:hAnsi="Times New Roman" w:cs="Times New Roman"/>
          <w:sz w:val="24"/>
          <w:szCs w:val="24"/>
        </w:rPr>
        <w:t xml:space="preserve">By convention, an observed HR of &lt;1 </w:t>
      </w:r>
      <w:del w:id="17" w:author="Michael Belias" w:date="2021-06-06T19:39:00Z">
        <w:r w:rsidR="00C52F73" w:rsidRPr="00B70217" w:rsidDel="00E229D7">
          <w:rPr>
            <w:rFonts w:ascii="Times New Roman" w:hAnsi="Times New Roman" w:cs="Times New Roman"/>
            <w:sz w:val="24"/>
            <w:szCs w:val="24"/>
          </w:rPr>
          <w:delText xml:space="preserve">implied </w:delText>
        </w:r>
      </w:del>
      <w:commentRangeStart w:id="18"/>
      <w:ins w:id="19" w:author="Michael Belias" w:date="2021-06-06T19:39:00Z">
        <w:r w:rsidR="00E229D7" w:rsidRPr="00B70217">
          <w:rPr>
            <w:rFonts w:ascii="Times New Roman" w:hAnsi="Times New Roman" w:cs="Times New Roman"/>
            <w:sz w:val="24"/>
            <w:szCs w:val="24"/>
          </w:rPr>
          <w:t>implie</w:t>
        </w:r>
        <w:r w:rsidR="00E229D7">
          <w:rPr>
            <w:rFonts w:ascii="Times New Roman" w:hAnsi="Times New Roman" w:cs="Times New Roman"/>
            <w:sz w:val="24"/>
            <w:szCs w:val="24"/>
          </w:rPr>
          <w:t>s</w:t>
        </w:r>
        <w:r w:rsidR="00E229D7" w:rsidRPr="00B70217">
          <w:rPr>
            <w:rFonts w:ascii="Times New Roman" w:hAnsi="Times New Roman" w:cs="Times New Roman"/>
            <w:sz w:val="24"/>
            <w:szCs w:val="24"/>
          </w:rPr>
          <w:t xml:space="preserve"> </w:t>
        </w:r>
        <w:commentRangeEnd w:id="18"/>
        <w:r w:rsidR="009C0119">
          <w:rPr>
            <w:rStyle w:val="CommentReference"/>
          </w:rPr>
          <w:commentReference w:id="18"/>
        </w:r>
      </w:ins>
      <w:r w:rsidR="00C52F73" w:rsidRPr="00B70217">
        <w:rPr>
          <w:rFonts w:ascii="Times New Roman" w:hAnsi="Times New Roman" w:cs="Times New Roman"/>
          <w:sz w:val="24"/>
          <w:szCs w:val="24"/>
        </w:rPr>
        <w:t xml:space="preserve">better survival for patients with left-sided cancers. Two-sided P &lt; .05 </w:t>
      </w:r>
      <w:del w:id="20" w:author="Michael Belias" w:date="2021-06-06T19:40:00Z">
        <w:r w:rsidR="00C52F73" w:rsidRPr="00B70217" w:rsidDel="00683FF2">
          <w:rPr>
            <w:rFonts w:ascii="Times New Roman" w:hAnsi="Times New Roman" w:cs="Times New Roman"/>
            <w:sz w:val="24"/>
            <w:szCs w:val="24"/>
          </w:rPr>
          <w:delText xml:space="preserve">was </w:delText>
        </w:r>
      </w:del>
      <w:ins w:id="21" w:author="Michael Belias" w:date="2021-06-06T19:40:00Z">
        <w:r w:rsidR="00683FF2">
          <w:rPr>
            <w:rFonts w:ascii="Times New Roman" w:hAnsi="Times New Roman" w:cs="Times New Roman"/>
            <w:sz w:val="24"/>
            <w:szCs w:val="24"/>
          </w:rPr>
          <w:t>is</w:t>
        </w:r>
        <w:r w:rsidR="00683FF2" w:rsidRPr="00B70217">
          <w:rPr>
            <w:rFonts w:ascii="Times New Roman" w:hAnsi="Times New Roman" w:cs="Times New Roman"/>
            <w:sz w:val="24"/>
            <w:szCs w:val="24"/>
          </w:rPr>
          <w:t xml:space="preserve"> </w:t>
        </w:r>
      </w:ins>
      <w:r w:rsidR="00C52F73" w:rsidRPr="00B70217">
        <w:rPr>
          <w:rFonts w:ascii="Times New Roman" w:hAnsi="Times New Roman" w:cs="Times New Roman"/>
          <w:sz w:val="24"/>
          <w:szCs w:val="24"/>
        </w:rPr>
        <w:t xml:space="preserve">deemed statistically significant. </w:t>
      </w:r>
      <w:r w:rsidR="00A4792A" w:rsidRPr="00B70217">
        <w:rPr>
          <w:rFonts w:ascii="Times New Roman" w:hAnsi="Times New Roman" w:cs="Times New Roman"/>
          <w:sz w:val="24"/>
          <w:szCs w:val="24"/>
        </w:rPr>
        <w:t>To</w:t>
      </w:r>
      <w:r w:rsidR="00C52F73" w:rsidRPr="00B70217">
        <w:rPr>
          <w:rFonts w:ascii="Times New Roman" w:hAnsi="Times New Roman" w:cs="Times New Roman"/>
          <w:sz w:val="24"/>
          <w:szCs w:val="24"/>
        </w:rPr>
        <w:t xml:space="preserve"> inform clinicians what effect </w:t>
      </w:r>
      <w:r w:rsidR="00D624D7" w:rsidRPr="00B70217">
        <w:rPr>
          <w:rFonts w:ascii="Times New Roman" w:hAnsi="Times New Roman" w:cs="Times New Roman"/>
          <w:sz w:val="24"/>
          <w:szCs w:val="24"/>
        </w:rPr>
        <w:t>to expect</w:t>
      </w:r>
      <w:r w:rsidR="00C52F73" w:rsidRPr="00B70217">
        <w:rPr>
          <w:rFonts w:ascii="Times New Roman" w:hAnsi="Times New Roman" w:cs="Times New Roman"/>
          <w:sz w:val="24"/>
          <w:szCs w:val="24"/>
        </w:rPr>
        <w:t xml:space="preserve"> in future studies, we also report </w:t>
      </w:r>
      <w:r w:rsidR="00A4792A" w:rsidRPr="00B70217">
        <w:rPr>
          <w:rFonts w:ascii="Times New Roman" w:hAnsi="Times New Roman" w:cs="Times New Roman"/>
          <w:sz w:val="24"/>
          <w:szCs w:val="24"/>
        </w:rPr>
        <w:t xml:space="preserve">the </w:t>
      </w:r>
      <w:r w:rsidR="00D624D7" w:rsidRPr="00B70217">
        <w:rPr>
          <w:rFonts w:ascii="Times New Roman" w:hAnsi="Times New Roman" w:cs="Times New Roman"/>
          <w:sz w:val="24"/>
          <w:szCs w:val="24"/>
        </w:rPr>
        <w:t xml:space="preserve">95% prediction intervals of the </w:t>
      </w:r>
      <w:r w:rsidR="00C52F73" w:rsidRPr="00B70217">
        <w:rPr>
          <w:rFonts w:ascii="Times New Roman" w:hAnsi="Times New Roman" w:cs="Times New Roman"/>
          <w:sz w:val="24"/>
          <w:szCs w:val="24"/>
        </w:rPr>
        <w:t>pooled estimate</w:t>
      </w:r>
      <w:r w:rsidR="00A4792A" w:rsidRPr="00B70217">
        <w:rPr>
          <w:rFonts w:ascii="Times New Roman" w:hAnsi="Times New Roman" w:cs="Times New Roman"/>
          <w:sz w:val="24"/>
          <w:szCs w:val="24"/>
        </w:rPr>
        <w:t>s</w:t>
      </w:r>
      <w:r w:rsidR="00C52F73" w:rsidRPr="00B70217">
        <w:rPr>
          <w:rFonts w:ascii="Times New Roman" w:hAnsi="Times New Roman" w:cs="Times New Roman"/>
          <w:sz w:val="24"/>
          <w:szCs w:val="24"/>
        </w:rPr>
        <w:t xml:space="preserve"> along with </w:t>
      </w:r>
      <w:r w:rsidR="00D624D7" w:rsidRPr="00B70217">
        <w:rPr>
          <w:rFonts w:ascii="Times New Roman" w:hAnsi="Times New Roman" w:cs="Times New Roman"/>
          <w:sz w:val="24"/>
          <w:szCs w:val="24"/>
        </w:rPr>
        <w:t xml:space="preserve">the </w:t>
      </w:r>
      <w:r w:rsidR="00C52F73" w:rsidRPr="00B70217">
        <w:rPr>
          <w:rFonts w:ascii="Times New Roman" w:hAnsi="Times New Roman" w:cs="Times New Roman"/>
          <w:sz w:val="24"/>
          <w:szCs w:val="24"/>
        </w:rPr>
        <w:t>95% CIs.</w:t>
      </w:r>
      <w:r w:rsidR="004A348B" w:rsidRPr="00B70217">
        <w:rPr>
          <w:rFonts w:ascii="Times New Roman" w:hAnsi="Times New Roman" w:cs="Times New Roman"/>
          <w:sz w:val="24"/>
          <w:szCs w:val="24"/>
        </w:rPr>
        <w:fldChar w:fldCharType="begin">
          <w:fldData xml:space="preserve">PEVuZE5vdGU+PENpdGU+PEF1dGhvcj5JbnRIb3V0PC9BdXRob3I+PFllYXI+MjAxNjwvWWVhcj48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==
</w:fldData>
        </w:fldChar>
      </w:r>
      <w:r w:rsidR="006D02BA" w:rsidRPr="00B70217">
        <w:rPr>
          <w:rFonts w:ascii="Times New Roman" w:hAnsi="Times New Roman" w:cs="Times New Roman"/>
          <w:sz w:val="24"/>
          <w:szCs w:val="24"/>
        </w:rPr>
        <w:instrText xml:space="preserve"> ADDIN EN.CITE </w:instrText>
      </w:r>
      <w:r w:rsidR="006D02BA" w:rsidRPr="00B70217">
        <w:rPr>
          <w:rFonts w:ascii="Times New Roman" w:hAnsi="Times New Roman" w:cs="Times New Roman"/>
          <w:sz w:val="24"/>
          <w:szCs w:val="24"/>
        </w:rPr>
        <w:fldChar w:fldCharType="begin">
          <w:fldData xml:space="preserve">PEVuZE5vdGU+PENpdGU+PEF1dGhvcj5JbnRIb3V0PC9BdXRob3I+PFllYXI+MjAxNjwvWWVhcj48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==
</w:fldData>
        </w:fldChar>
      </w:r>
      <w:r w:rsidR="006D02BA" w:rsidRPr="00B70217">
        <w:rPr>
          <w:rFonts w:ascii="Times New Roman" w:hAnsi="Times New Roman" w:cs="Times New Roman"/>
          <w:sz w:val="24"/>
          <w:szCs w:val="24"/>
        </w:rPr>
        <w:instrText xml:space="preserve"> ADDIN EN.CITE.DATA </w:instrText>
      </w:r>
      <w:r w:rsidR="006D02BA" w:rsidRPr="00B70217">
        <w:rPr>
          <w:rFonts w:ascii="Times New Roman" w:hAnsi="Times New Roman" w:cs="Times New Roman"/>
          <w:sz w:val="24"/>
          <w:szCs w:val="24"/>
        </w:rPr>
      </w:r>
      <w:r w:rsidR="006D02BA" w:rsidRPr="00B70217">
        <w:rPr>
          <w:rFonts w:ascii="Times New Roman" w:hAnsi="Times New Roman" w:cs="Times New Roman"/>
          <w:sz w:val="24"/>
          <w:szCs w:val="24"/>
        </w:rPr>
        <w:fldChar w:fldCharType="end"/>
      </w:r>
      <w:r w:rsidR="004A348B" w:rsidRPr="00B70217">
        <w:rPr>
          <w:rFonts w:ascii="Times New Roman" w:hAnsi="Times New Roman" w:cs="Times New Roman"/>
          <w:sz w:val="24"/>
          <w:szCs w:val="24"/>
        </w:rPr>
      </w:r>
      <w:r w:rsidR="004A348B" w:rsidRPr="00B70217">
        <w:rPr>
          <w:rFonts w:ascii="Times New Roman" w:hAnsi="Times New Roman" w:cs="Times New Roman"/>
          <w:sz w:val="24"/>
          <w:szCs w:val="24"/>
        </w:rPr>
        <w:fldChar w:fldCharType="separate"/>
      </w:r>
      <w:r w:rsidR="006D02BA" w:rsidRPr="00B70217">
        <w:rPr>
          <w:rFonts w:ascii="Times New Roman" w:hAnsi="Times New Roman" w:cs="Times New Roman"/>
          <w:noProof/>
          <w:sz w:val="24"/>
          <w:szCs w:val="24"/>
          <w:vertAlign w:val="superscript"/>
        </w:rPr>
        <w:t>12</w:t>
      </w:r>
      <w:r w:rsidR="004A348B" w:rsidRPr="00B70217">
        <w:rPr>
          <w:rFonts w:ascii="Times New Roman" w:hAnsi="Times New Roman" w:cs="Times New Roman"/>
          <w:sz w:val="24"/>
          <w:szCs w:val="24"/>
        </w:rPr>
        <w:fldChar w:fldCharType="end"/>
      </w:r>
    </w:p>
    <w:p w14:paraId="1804E701" w14:textId="3445DA94" w:rsidR="00DE48BD" w:rsidRPr="00B70217" w:rsidRDefault="00551B01" w:rsidP="00DE48BD">
      <w:pPr>
        <w:spacing w:line="480" w:lineRule="auto"/>
        <w:rPr>
          <w:rFonts w:ascii="Times New Roman" w:hAnsi="Times New Roman" w:cs="Times New Roman"/>
          <w:sz w:val="24"/>
          <w:szCs w:val="24"/>
        </w:rPr>
      </w:pPr>
      <w:r w:rsidRPr="00B70217">
        <w:rPr>
          <w:rFonts w:ascii="Times New Roman" w:hAnsi="Times New Roman" w:cs="Times New Roman"/>
          <w:i/>
          <w:iCs/>
          <w:sz w:val="24"/>
          <w:szCs w:val="24"/>
        </w:rPr>
        <w:t>Bias assessment:</w:t>
      </w:r>
      <w:r w:rsidRPr="00B70217">
        <w:rPr>
          <w:rFonts w:ascii="Times New Roman" w:hAnsi="Times New Roman" w:cs="Times New Roman"/>
          <w:sz w:val="24"/>
          <w:szCs w:val="24"/>
        </w:rPr>
        <w:t xml:space="preserve"> </w:t>
      </w:r>
      <w:r w:rsidR="00DE48BD" w:rsidRPr="00B70217">
        <w:rPr>
          <w:rFonts w:ascii="Times New Roman" w:hAnsi="Times New Roman" w:cs="Times New Roman"/>
          <w:sz w:val="24"/>
          <w:szCs w:val="24"/>
        </w:rPr>
        <w:t xml:space="preserve">We </w:t>
      </w:r>
      <w:r w:rsidR="00015095" w:rsidRPr="00B70217">
        <w:rPr>
          <w:rFonts w:ascii="Times New Roman" w:hAnsi="Times New Roman" w:cs="Times New Roman"/>
          <w:sz w:val="24"/>
          <w:szCs w:val="24"/>
        </w:rPr>
        <w:t xml:space="preserve">did not </w:t>
      </w:r>
      <w:r w:rsidR="00DE48BD" w:rsidRPr="00B70217">
        <w:rPr>
          <w:rFonts w:ascii="Times New Roman" w:hAnsi="Times New Roman" w:cs="Times New Roman"/>
          <w:sz w:val="24"/>
          <w:szCs w:val="24"/>
        </w:rPr>
        <w:t xml:space="preserve">perform a risk of bias assessment as the quality of the studies was expected to be similar </w:t>
      </w:r>
      <w:r w:rsidR="00DB62FF" w:rsidRPr="00B70217">
        <w:rPr>
          <w:rFonts w:ascii="Times New Roman" w:hAnsi="Times New Roman" w:cs="Times New Roman"/>
          <w:sz w:val="24"/>
          <w:szCs w:val="24"/>
        </w:rPr>
        <w:t>(all were retrospective studies of observational data)</w:t>
      </w:r>
      <w:r w:rsidR="00DE48BD" w:rsidRPr="00B70217">
        <w:rPr>
          <w:rFonts w:ascii="Times New Roman" w:hAnsi="Times New Roman" w:cs="Times New Roman"/>
          <w:sz w:val="24"/>
          <w:szCs w:val="24"/>
        </w:rPr>
        <w:t xml:space="preserve">.  </w:t>
      </w:r>
    </w:p>
    <w:p w14:paraId="2C4FAD8A" w14:textId="515E7D2D" w:rsidR="00D424FD" w:rsidRPr="00B70217" w:rsidRDefault="00D424FD" w:rsidP="00DE48BD">
      <w:pPr>
        <w:spacing w:line="480" w:lineRule="auto"/>
        <w:rPr>
          <w:rFonts w:ascii="Times New Roman" w:hAnsi="Times New Roman" w:cs="Times New Roman"/>
          <w:sz w:val="24"/>
          <w:szCs w:val="24"/>
        </w:rPr>
      </w:pPr>
      <w:r w:rsidRPr="00B70217">
        <w:rPr>
          <w:rFonts w:ascii="Times New Roman" w:hAnsi="Times New Roman" w:cs="Times New Roman"/>
          <w:i/>
          <w:iCs/>
          <w:sz w:val="24"/>
          <w:szCs w:val="24"/>
        </w:rPr>
        <w:t>Publication bias</w:t>
      </w:r>
      <w:r w:rsidRPr="00B70217">
        <w:rPr>
          <w:rFonts w:ascii="Times New Roman" w:hAnsi="Times New Roman" w:cs="Times New Roman"/>
          <w:sz w:val="24"/>
          <w:szCs w:val="24"/>
        </w:rPr>
        <w:t xml:space="preserve">: </w:t>
      </w:r>
      <w:r w:rsidR="00F117F6" w:rsidRPr="00B70217">
        <w:rPr>
          <w:rFonts w:ascii="Times New Roman" w:hAnsi="Times New Roman" w:cs="Times New Roman"/>
          <w:sz w:val="24"/>
          <w:szCs w:val="24"/>
        </w:rPr>
        <w:t>To</w:t>
      </w:r>
      <w:r w:rsidR="006A1A0E" w:rsidRPr="00B70217">
        <w:rPr>
          <w:rFonts w:ascii="Times New Roman" w:hAnsi="Times New Roman" w:cs="Times New Roman"/>
          <w:sz w:val="24"/>
          <w:szCs w:val="24"/>
        </w:rPr>
        <w:t xml:space="preserve"> assess</w:t>
      </w:r>
      <w:r w:rsidR="004E46AB" w:rsidRPr="00B70217">
        <w:rPr>
          <w:rFonts w:ascii="Times New Roman" w:hAnsi="Times New Roman" w:cs="Times New Roman"/>
          <w:sz w:val="24"/>
          <w:szCs w:val="24"/>
        </w:rPr>
        <w:t xml:space="preserve"> </w:t>
      </w:r>
      <w:r w:rsidR="00711E65" w:rsidRPr="00B70217">
        <w:rPr>
          <w:rFonts w:ascii="Times New Roman" w:hAnsi="Times New Roman" w:cs="Times New Roman"/>
          <w:sz w:val="24"/>
          <w:szCs w:val="24"/>
        </w:rPr>
        <w:t>whether</w:t>
      </w:r>
      <w:r w:rsidR="004E46AB" w:rsidRPr="00B70217">
        <w:rPr>
          <w:rFonts w:ascii="Times New Roman" w:hAnsi="Times New Roman" w:cs="Times New Roman"/>
          <w:sz w:val="24"/>
          <w:szCs w:val="24"/>
        </w:rPr>
        <w:t xml:space="preserve"> publication bias</w:t>
      </w:r>
      <w:r w:rsidR="008533DB" w:rsidRPr="00B70217">
        <w:rPr>
          <w:rFonts w:ascii="Times New Roman" w:hAnsi="Times New Roman" w:cs="Times New Roman"/>
          <w:sz w:val="24"/>
          <w:szCs w:val="24"/>
        </w:rPr>
        <w:t xml:space="preserve"> </w:t>
      </w:r>
      <w:r w:rsidR="00887398" w:rsidRPr="00B70217">
        <w:rPr>
          <w:rFonts w:ascii="Times New Roman" w:hAnsi="Times New Roman" w:cs="Times New Roman"/>
          <w:sz w:val="24"/>
          <w:szCs w:val="24"/>
        </w:rPr>
        <w:t xml:space="preserve">was </w:t>
      </w:r>
      <w:r w:rsidR="008533DB" w:rsidRPr="00B70217">
        <w:rPr>
          <w:rFonts w:ascii="Times New Roman" w:hAnsi="Times New Roman" w:cs="Times New Roman"/>
          <w:sz w:val="24"/>
          <w:szCs w:val="24"/>
        </w:rPr>
        <w:t>present</w:t>
      </w:r>
      <w:r w:rsidR="00060814" w:rsidRPr="00B70217">
        <w:rPr>
          <w:rFonts w:ascii="Times New Roman" w:hAnsi="Times New Roman" w:cs="Times New Roman"/>
          <w:sz w:val="24"/>
          <w:szCs w:val="24"/>
        </w:rPr>
        <w:t>,</w:t>
      </w:r>
      <w:r w:rsidR="004E46AB" w:rsidRPr="00B70217">
        <w:rPr>
          <w:rFonts w:ascii="Times New Roman" w:hAnsi="Times New Roman" w:cs="Times New Roman"/>
          <w:sz w:val="24"/>
          <w:szCs w:val="24"/>
        </w:rPr>
        <w:t xml:space="preserve"> </w:t>
      </w:r>
      <w:r w:rsidR="00E47F43" w:rsidRPr="00B70217">
        <w:rPr>
          <w:rFonts w:ascii="Times New Roman" w:hAnsi="Times New Roman" w:cs="Times New Roman"/>
          <w:sz w:val="24"/>
          <w:szCs w:val="24"/>
        </w:rPr>
        <w:t xml:space="preserve">we </w:t>
      </w:r>
      <w:r w:rsidR="00F117F6" w:rsidRPr="00B70217">
        <w:rPr>
          <w:rFonts w:ascii="Times New Roman" w:hAnsi="Times New Roman" w:cs="Times New Roman"/>
          <w:sz w:val="24"/>
          <w:szCs w:val="24"/>
        </w:rPr>
        <w:t>performed</w:t>
      </w:r>
      <w:r w:rsidR="00060814" w:rsidRPr="00B70217">
        <w:rPr>
          <w:rFonts w:ascii="Times New Roman" w:hAnsi="Times New Roman" w:cs="Times New Roman"/>
          <w:sz w:val="24"/>
          <w:szCs w:val="24"/>
        </w:rPr>
        <w:t xml:space="preserve"> both</w:t>
      </w:r>
      <w:r w:rsidR="00F117F6" w:rsidRPr="00B70217">
        <w:rPr>
          <w:rFonts w:ascii="Times New Roman" w:hAnsi="Times New Roman" w:cs="Times New Roman"/>
          <w:sz w:val="24"/>
          <w:szCs w:val="24"/>
        </w:rPr>
        <w:t xml:space="preserve"> a rank correlation and linear regression test for funnel </w:t>
      </w:r>
      <w:r w:rsidR="005F29AF" w:rsidRPr="00B70217">
        <w:rPr>
          <w:rFonts w:ascii="Times New Roman" w:hAnsi="Times New Roman" w:cs="Times New Roman"/>
          <w:sz w:val="24"/>
          <w:szCs w:val="24"/>
        </w:rPr>
        <w:t>asymmetry</w:t>
      </w:r>
      <w:r w:rsidR="00652AA3" w:rsidRPr="00B70217">
        <w:rPr>
          <w:rFonts w:ascii="Times New Roman" w:hAnsi="Times New Roman" w:cs="Times New Roman"/>
          <w:sz w:val="24"/>
          <w:szCs w:val="24"/>
        </w:rPr>
        <w:t>.</w:t>
      </w:r>
      <w:r w:rsidR="004A348B" w:rsidRPr="00B70217">
        <w:rPr>
          <w:rFonts w:ascii="Times New Roman" w:hAnsi="Times New Roman" w:cs="Times New Roman"/>
          <w:sz w:val="24"/>
          <w:szCs w:val="24"/>
        </w:rPr>
        <w:fldChar w:fldCharType="begin"/>
      </w:r>
      <w:r w:rsidR="006D02BA" w:rsidRPr="00B70217">
        <w:rPr>
          <w:rFonts w:ascii="Times New Roman" w:hAnsi="Times New Roman" w:cs="Times New Roman"/>
          <w:sz w:val="24"/>
          <w:szCs w:val="24"/>
        </w:rPr>
        <w:instrText xml:space="preserve"> ADDIN EN.CITE &lt;EndNote&gt;&lt;Cite&gt;&lt;Author&gt;Sterne&lt;/Author&gt;&lt;Year&gt;2011&lt;/Year&gt;&lt;RecNum&gt;15&lt;/RecNum&gt;&lt;DisplayText&gt;&lt;style face="superscript"&gt;13&lt;/style&gt;&lt;/DisplayText&gt;&lt;record&gt;&lt;rec-number&gt;15&lt;/rec-number&gt;&lt;foreign-keys&gt;&lt;key app="EN" db-id="s5xs09pza95zrsevwvkxsew95ezf9pwav95a" timestamp="1622854320"&gt;15&lt;/key&gt;&lt;/foreign-keys&gt;&lt;ref-type name="Journal Article"&gt;17&lt;/ref-type&gt;&lt;contributors&gt;&lt;authors&gt;&lt;author&gt;Sterne, J. A.&lt;/author&gt;&lt;author&gt;Sutton, A. J.&lt;/author&gt;&lt;author&gt;Ioannidis, J. P.&lt;/author&gt;&lt;author&gt;Terrin, N.&lt;/author&gt;&lt;author&gt;Jones, D. R.&lt;/author&gt;&lt;author&gt;Lau, J.&lt;/author&gt;&lt;author&gt;Carpenter, J.&lt;/author&gt;&lt;author&gt;Rucker, G.&lt;/author&gt;&lt;author&gt;Harbord, R. M.&lt;/author&gt;&lt;author&gt;Schmid, C. H.&lt;/author&gt;&lt;author&gt;Tetzlaff, J.&lt;/author&gt;&lt;author&gt;Deeks, J. J.&lt;/author&gt;&lt;author&gt;Peters, J.&lt;/author&gt;&lt;author&gt;Macaskill, P.&lt;/author&gt;&lt;author&gt;Schwarzer, G.&lt;/author&gt;&lt;author&gt;Duval, S.&lt;/author&gt;&lt;author&gt;Altman, D. G.&lt;/author&gt;&lt;author&gt;Moher, D.&lt;/author&gt;&lt;author&gt;Higgins, J. P.&lt;/author&gt;&lt;/authors&gt;&lt;/contributors&gt;&lt;auth-address&gt;School of Social and Community Medicine, University of Bristol, Bristol BS8 2PS, UK. jonathan.sterne@bristol.ac.uk&lt;/auth-address&gt;&lt;titles&gt;&lt;title&gt;Recommendations for examining and interpreting funnel plot asymmetry in meta-analyses of randomised controlled trials&lt;/title&gt;&lt;secondary-title&gt;BMJ&lt;/secondary-title&gt;&lt;/titles&gt;&lt;periodical&gt;&lt;full-title&gt;BMJ&lt;/full-title&gt;&lt;/periodical&gt;&lt;pages&gt;d4002&lt;/pages&gt;&lt;volume&gt;343&lt;/volume&gt;&lt;edition&gt;2011/07/26&lt;/edition&gt;&lt;keywords&gt;&lt;keyword&gt;*Meta-Analysis as Topic&lt;/keyword&gt;&lt;keyword&gt;*Randomized Controlled Trials as Topic&lt;/keyword&gt;&lt;keyword&gt;Selection Bias&lt;/keyword&gt;&lt;keyword&gt;Statistics as Topic/*methods&lt;/keyword&gt;&lt;/keywords&gt;&lt;dates&gt;&lt;year&gt;2011&lt;/year&gt;&lt;pub-dates&gt;&lt;date&gt;Jul 22&lt;/date&gt;&lt;/pub-dates&gt;&lt;/dates&gt;&lt;isbn&gt;1756-1833 (Electronic)&amp;#xD;0959-8138 (Linking)&lt;/isbn&gt;&lt;accession-num&gt;21784880&lt;/accession-num&gt;&lt;urls&gt;&lt;related-urls&gt;&lt;url&gt;https://www.ncbi.nlm.nih.gov/pubmed/21784880&lt;/url&gt;&lt;/related-urls&gt;&lt;/urls&gt;&lt;electronic-resource-num&gt;10.1136/bmj.d4002&lt;/electronic-resource-num&gt;&lt;/record&gt;&lt;/Cite&gt;&lt;/EndNote&gt;</w:instrText>
      </w:r>
      <w:r w:rsidR="004A348B" w:rsidRPr="00B70217">
        <w:rPr>
          <w:rFonts w:ascii="Times New Roman" w:hAnsi="Times New Roman" w:cs="Times New Roman"/>
          <w:sz w:val="24"/>
          <w:szCs w:val="24"/>
        </w:rPr>
        <w:fldChar w:fldCharType="separate"/>
      </w:r>
      <w:r w:rsidR="006D02BA" w:rsidRPr="00B70217">
        <w:rPr>
          <w:rFonts w:ascii="Times New Roman" w:hAnsi="Times New Roman" w:cs="Times New Roman"/>
          <w:noProof/>
          <w:sz w:val="24"/>
          <w:szCs w:val="24"/>
          <w:vertAlign w:val="superscript"/>
        </w:rPr>
        <w:t>13</w:t>
      </w:r>
      <w:r w:rsidR="004A348B" w:rsidRPr="00B70217">
        <w:rPr>
          <w:rFonts w:ascii="Times New Roman" w:hAnsi="Times New Roman" w:cs="Times New Roman"/>
          <w:sz w:val="24"/>
          <w:szCs w:val="24"/>
        </w:rPr>
        <w:fldChar w:fldCharType="end"/>
      </w:r>
    </w:p>
    <w:p w14:paraId="14C024BC" w14:textId="3DF65E5E" w:rsidR="005B5C0E" w:rsidRPr="00B70217" w:rsidRDefault="005B5C0E" w:rsidP="005B5C0E">
      <w:pPr>
        <w:spacing w:line="480" w:lineRule="auto"/>
        <w:rPr>
          <w:rFonts w:ascii="Times New Roman" w:hAnsi="Times New Roman" w:cs="Times New Roman"/>
          <w:color w:val="2E74B5" w:themeColor="accent5" w:themeShade="BF"/>
          <w:sz w:val="24"/>
          <w:szCs w:val="24"/>
        </w:rPr>
      </w:pPr>
      <w:r w:rsidRPr="00B70217">
        <w:rPr>
          <w:rFonts w:ascii="Times New Roman" w:hAnsi="Times New Roman" w:cs="Times New Roman"/>
          <w:color w:val="2E74B5" w:themeColor="accent5" w:themeShade="BF"/>
          <w:sz w:val="24"/>
          <w:szCs w:val="24"/>
        </w:rPr>
        <w:t>Statistical packages</w:t>
      </w:r>
    </w:p>
    <w:p w14:paraId="2D1E5F00" w14:textId="4B632F20" w:rsidR="00DE48BD" w:rsidRPr="00B70217" w:rsidRDefault="005B5C0E" w:rsidP="005B5C0E">
      <w:pPr>
        <w:spacing w:line="480" w:lineRule="auto"/>
        <w:rPr>
          <w:rFonts w:ascii="Times New Roman" w:hAnsi="Times New Roman" w:cs="Times New Roman"/>
          <w:sz w:val="24"/>
          <w:szCs w:val="24"/>
        </w:rPr>
      </w:pPr>
      <w:r w:rsidRPr="00B70217">
        <w:rPr>
          <w:rFonts w:ascii="Times New Roman" w:hAnsi="Times New Roman" w:cs="Times New Roman"/>
          <w:sz w:val="24"/>
          <w:szCs w:val="24"/>
        </w:rPr>
        <w:t xml:space="preserve">All analyses were performed </w:t>
      </w:r>
      <w:r w:rsidR="00887398" w:rsidRPr="00B70217">
        <w:rPr>
          <w:rFonts w:ascii="Times New Roman" w:hAnsi="Times New Roman" w:cs="Times New Roman"/>
          <w:sz w:val="24"/>
          <w:szCs w:val="24"/>
        </w:rPr>
        <w:t xml:space="preserve">using </w:t>
      </w:r>
      <w:r w:rsidRPr="00B70217">
        <w:rPr>
          <w:rFonts w:ascii="Times New Roman" w:hAnsi="Times New Roman" w:cs="Times New Roman"/>
          <w:sz w:val="24"/>
          <w:szCs w:val="24"/>
        </w:rPr>
        <w:t xml:space="preserve">the statistical software R version 3.6.0 (2019-04-26). For data manipulation we used the </w:t>
      </w:r>
      <w:proofErr w:type="spellStart"/>
      <w:r w:rsidRPr="00B70217">
        <w:rPr>
          <w:rFonts w:ascii="Times New Roman" w:hAnsi="Times New Roman" w:cs="Times New Roman"/>
          <w:i/>
          <w:iCs/>
          <w:sz w:val="24"/>
          <w:szCs w:val="24"/>
        </w:rPr>
        <w:t>tidyverse</w:t>
      </w:r>
      <w:proofErr w:type="spellEnd"/>
      <w:r w:rsidRPr="00B70217">
        <w:rPr>
          <w:rFonts w:ascii="Times New Roman" w:hAnsi="Times New Roman" w:cs="Times New Roman"/>
          <w:sz w:val="24"/>
          <w:szCs w:val="24"/>
        </w:rPr>
        <w:t xml:space="preserve"> package</w:t>
      </w:r>
      <w:r w:rsidR="00E27CE6" w:rsidRPr="00B70217">
        <w:rPr>
          <w:rFonts w:ascii="Times New Roman" w:hAnsi="Times New Roman" w:cs="Times New Roman"/>
          <w:sz w:val="24"/>
          <w:szCs w:val="24"/>
        </w:rPr>
        <w:t>;</w:t>
      </w:r>
      <w:r w:rsidR="00D73ACC" w:rsidRPr="00B70217">
        <w:rPr>
          <w:rFonts w:ascii="Times New Roman" w:hAnsi="Times New Roman" w:cs="Times New Roman"/>
          <w:sz w:val="24"/>
          <w:szCs w:val="24"/>
        </w:rPr>
        <w:t xml:space="preserve"> for the Cox PH we used </w:t>
      </w:r>
      <w:r w:rsidR="00E27CE6" w:rsidRPr="00B70217">
        <w:rPr>
          <w:rFonts w:ascii="Times New Roman" w:hAnsi="Times New Roman" w:cs="Times New Roman"/>
          <w:sz w:val="24"/>
          <w:szCs w:val="24"/>
        </w:rPr>
        <w:t xml:space="preserve">the </w:t>
      </w:r>
      <w:r w:rsidR="00D73ACC" w:rsidRPr="00B70217">
        <w:rPr>
          <w:rFonts w:ascii="Times New Roman" w:hAnsi="Times New Roman" w:cs="Times New Roman"/>
          <w:i/>
          <w:iCs/>
          <w:sz w:val="24"/>
          <w:szCs w:val="24"/>
        </w:rPr>
        <w:t>survival</w:t>
      </w:r>
      <w:r w:rsidR="00D73ACC" w:rsidRPr="00B70217">
        <w:rPr>
          <w:rFonts w:ascii="Times New Roman" w:hAnsi="Times New Roman" w:cs="Times New Roman"/>
          <w:sz w:val="24"/>
          <w:szCs w:val="24"/>
        </w:rPr>
        <w:t xml:space="preserve"> package</w:t>
      </w:r>
      <w:r w:rsidR="00E27CE6" w:rsidRPr="00B70217">
        <w:rPr>
          <w:rFonts w:ascii="Times New Roman" w:hAnsi="Times New Roman" w:cs="Times New Roman"/>
          <w:sz w:val="24"/>
          <w:szCs w:val="24"/>
        </w:rPr>
        <w:t>;</w:t>
      </w:r>
      <w:r w:rsidRPr="00B70217">
        <w:rPr>
          <w:rFonts w:ascii="Times New Roman" w:hAnsi="Times New Roman" w:cs="Times New Roman"/>
          <w:sz w:val="24"/>
          <w:szCs w:val="24"/>
        </w:rPr>
        <w:t xml:space="preserve"> and for the meta-analysis</w:t>
      </w:r>
      <w:r w:rsidR="00E27CE6" w:rsidRPr="00B70217">
        <w:rPr>
          <w:rFonts w:ascii="Times New Roman" w:hAnsi="Times New Roman" w:cs="Times New Roman"/>
          <w:sz w:val="24"/>
          <w:szCs w:val="24"/>
        </w:rPr>
        <w:t xml:space="preserve"> we used</w:t>
      </w:r>
      <w:r w:rsidRPr="00B70217">
        <w:rPr>
          <w:rFonts w:ascii="Times New Roman" w:hAnsi="Times New Roman" w:cs="Times New Roman"/>
          <w:sz w:val="24"/>
          <w:szCs w:val="24"/>
        </w:rPr>
        <w:t xml:space="preserve"> the </w:t>
      </w:r>
      <w:r w:rsidRPr="00C972C8">
        <w:rPr>
          <w:rFonts w:ascii="Times New Roman" w:hAnsi="Times New Roman" w:cs="Times New Roman"/>
          <w:i/>
          <w:iCs/>
          <w:sz w:val="24"/>
          <w:szCs w:val="24"/>
          <w:rPrChange w:id="22" w:author="Michael Belias" w:date="2021-06-06T19:40:00Z">
            <w:rPr>
              <w:rFonts w:ascii="Times New Roman" w:hAnsi="Times New Roman" w:cs="Times New Roman"/>
              <w:sz w:val="24"/>
              <w:szCs w:val="24"/>
            </w:rPr>
          </w:rPrChange>
        </w:rPr>
        <w:t>meta</w:t>
      </w:r>
      <w:r w:rsidRPr="00B70217">
        <w:rPr>
          <w:rFonts w:ascii="Times New Roman" w:hAnsi="Times New Roman" w:cs="Times New Roman"/>
          <w:sz w:val="24"/>
          <w:szCs w:val="24"/>
        </w:rPr>
        <w:t xml:space="preserve"> package. </w:t>
      </w:r>
    </w:p>
    <w:p w14:paraId="3713BC70" w14:textId="0B30D80D" w:rsidR="00352AF2" w:rsidRPr="00B70217" w:rsidRDefault="00352AF2" w:rsidP="005B5C0E">
      <w:pPr>
        <w:spacing w:line="480" w:lineRule="auto"/>
        <w:rPr>
          <w:rFonts w:ascii="Times New Roman" w:hAnsi="Times New Roman" w:cs="Times New Roman"/>
          <w:sz w:val="24"/>
          <w:szCs w:val="24"/>
        </w:rPr>
      </w:pPr>
    </w:p>
    <w:p w14:paraId="6BDD2983" w14:textId="1E8E68AC" w:rsidR="00352AF2" w:rsidRPr="00B70217" w:rsidRDefault="00352AF2" w:rsidP="005B5C0E">
      <w:pPr>
        <w:spacing w:line="480" w:lineRule="auto"/>
        <w:rPr>
          <w:rFonts w:ascii="Times New Roman" w:hAnsi="Times New Roman" w:cs="Times New Roman"/>
          <w:sz w:val="24"/>
          <w:szCs w:val="24"/>
        </w:rPr>
      </w:pPr>
    </w:p>
    <w:p w14:paraId="58525F7B" w14:textId="6B25D915" w:rsidR="00352AF2" w:rsidRPr="00B70217" w:rsidRDefault="00352AF2" w:rsidP="005B5C0E">
      <w:pPr>
        <w:spacing w:line="480" w:lineRule="auto"/>
        <w:rPr>
          <w:rFonts w:ascii="Times New Roman" w:hAnsi="Times New Roman" w:cs="Times New Roman"/>
          <w:sz w:val="24"/>
          <w:szCs w:val="24"/>
        </w:rPr>
      </w:pPr>
    </w:p>
    <w:p w14:paraId="2605EDF2" w14:textId="77777777" w:rsidR="00352AF2" w:rsidRPr="00B70217" w:rsidRDefault="00352AF2" w:rsidP="005B5C0E">
      <w:pPr>
        <w:spacing w:line="480" w:lineRule="auto"/>
        <w:rPr>
          <w:rFonts w:ascii="Times New Roman" w:hAnsi="Times New Roman" w:cs="Times New Roman"/>
          <w:sz w:val="24"/>
          <w:szCs w:val="24"/>
        </w:rPr>
      </w:pPr>
    </w:p>
    <w:p w14:paraId="4750CFCB" w14:textId="551207D5" w:rsidR="00E00D13" w:rsidRPr="00B70217" w:rsidRDefault="00E00D13" w:rsidP="009323E7">
      <w:pPr>
        <w:pStyle w:val="Heading1"/>
        <w:spacing w:line="480" w:lineRule="auto"/>
        <w:rPr>
          <w:rFonts w:ascii="Times New Roman" w:hAnsi="Times New Roman" w:cs="Times New Roman"/>
          <w:sz w:val="24"/>
          <w:szCs w:val="24"/>
        </w:rPr>
      </w:pPr>
      <w:r w:rsidRPr="00B70217">
        <w:rPr>
          <w:rFonts w:ascii="Times New Roman" w:hAnsi="Times New Roman" w:cs="Times New Roman"/>
          <w:sz w:val="24"/>
          <w:szCs w:val="24"/>
        </w:rPr>
        <w:lastRenderedPageBreak/>
        <w:t>Results</w:t>
      </w:r>
    </w:p>
    <w:p w14:paraId="4E481639" w14:textId="77777777" w:rsidR="000C5E5B" w:rsidRPr="00B70217" w:rsidRDefault="000C5E5B" w:rsidP="009323E7">
      <w:pPr>
        <w:pStyle w:val="Heading2"/>
        <w:spacing w:line="480" w:lineRule="auto"/>
        <w:rPr>
          <w:rFonts w:ascii="Times New Roman" w:hAnsi="Times New Roman" w:cs="Times New Roman"/>
          <w:sz w:val="24"/>
          <w:szCs w:val="24"/>
        </w:rPr>
      </w:pPr>
      <w:r w:rsidRPr="00B70217">
        <w:rPr>
          <w:rFonts w:ascii="Times New Roman" w:hAnsi="Times New Roman" w:cs="Times New Roman"/>
          <w:sz w:val="24"/>
          <w:szCs w:val="24"/>
        </w:rPr>
        <w:t>Study Selection</w:t>
      </w:r>
    </w:p>
    <w:p w14:paraId="0425C6F6" w14:textId="4EE885DF" w:rsidR="00F27A67" w:rsidRPr="00B70217" w:rsidRDefault="000C5E5B" w:rsidP="00E92843">
      <w:pPr>
        <w:spacing w:line="480" w:lineRule="auto"/>
        <w:rPr>
          <w:rFonts w:ascii="Times New Roman" w:hAnsi="Times New Roman" w:cs="Times New Roman"/>
          <w:sz w:val="24"/>
          <w:szCs w:val="24"/>
        </w:rPr>
      </w:pPr>
      <w:r w:rsidRPr="00B70217">
        <w:rPr>
          <w:rFonts w:ascii="Times New Roman" w:hAnsi="Times New Roman" w:cs="Times New Roman"/>
          <w:sz w:val="24"/>
          <w:szCs w:val="24"/>
        </w:rPr>
        <w:t xml:space="preserve">A total of 1169 titles and abstracts were identified by </w:t>
      </w:r>
      <w:r w:rsidR="002C1791" w:rsidRPr="00B70217">
        <w:rPr>
          <w:rFonts w:ascii="Times New Roman" w:hAnsi="Times New Roman" w:cs="Times New Roman"/>
          <w:sz w:val="24"/>
          <w:szCs w:val="24"/>
        </w:rPr>
        <w:t xml:space="preserve">the aforementioned </w:t>
      </w:r>
      <w:r w:rsidRPr="00B70217">
        <w:rPr>
          <w:rFonts w:ascii="Times New Roman" w:hAnsi="Times New Roman" w:cs="Times New Roman"/>
          <w:sz w:val="24"/>
          <w:szCs w:val="24"/>
        </w:rPr>
        <w:t>search strategy</w:t>
      </w:r>
      <w:r w:rsidR="0013100B" w:rsidRPr="00B70217">
        <w:rPr>
          <w:rFonts w:ascii="Times New Roman" w:hAnsi="Times New Roman" w:cs="Times New Roman"/>
          <w:sz w:val="24"/>
          <w:szCs w:val="24"/>
        </w:rPr>
        <w:t>. After title and abstract screening</w:t>
      </w:r>
      <w:r w:rsidR="00230B74" w:rsidRPr="00B70217">
        <w:rPr>
          <w:rFonts w:ascii="Times New Roman" w:hAnsi="Times New Roman" w:cs="Times New Roman"/>
          <w:sz w:val="24"/>
          <w:szCs w:val="24"/>
        </w:rPr>
        <w:t>,</w:t>
      </w:r>
      <w:r w:rsidRPr="00B70217">
        <w:rPr>
          <w:rFonts w:ascii="Times New Roman" w:hAnsi="Times New Roman" w:cs="Times New Roman"/>
          <w:sz w:val="24"/>
          <w:szCs w:val="24"/>
        </w:rPr>
        <w:t xml:space="preserve"> </w:t>
      </w:r>
      <w:r w:rsidR="002D77A7" w:rsidRPr="00B70217">
        <w:rPr>
          <w:rFonts w:ascii="Times New Roman" w:hAnsi="Times New Roman" w:cs="Times New Roman"/>
          <w:sz w:val="24"/>
          <w:szCs w:val="24"/>
        </w:rPr>
        <w:t>ten</w:t>
      </w:r>
      <w:r w:rsidRPr="00B70217">
        <w:rPr>
          <w:rFonts w:ascii="Times New Roman" w:hAnsi="Times New Roman" w:cs="Times New Roman"/>
          <w:sz w:val="24"/>
          <w:szCs w:val="24"/>
        </w:rPr>
        <w:t xml:space="preserve"> articles met the eligibility</w:t>
      </w:r>
      <w:r w:rsidR="009F4A75" w:rsidRPr="00B70217">
        <w:rPr>
          <w:rFonts w:ascii="Times New Roman" w:hAnsi="Times New Roman" w:cs="Times New Roman"/>
          <w:sz w:val="24"/>
          <w:szCs w:val="24"/>
        </w:rPr>
        <w:t xml:space="preserve"> criteria</w:t>
      </w:r>
      <w:r w:rsidRPr="00B70217">
        <w:rPr>
          <w:rFonts w:ascii="Times New Roman" w:hAnsi="Times New Roman" w:cs="Times New Roman"/>
          <w:sz w:val="24"/>
          <w:szCs w:val="24"/>
        </w:rPr>
        <w:t xml:space="preserve"> (Figure 1 in the Supplement). </w:t>
      </w:r>
      <w:r w:rsidR="00977E96" w:rsidRPr="00B70217">
        <w:rPr>
          <w:rFonts w:ascii="Times New Roman" w:hAnsi="Times New Roman" w:cs="Times New Roman"/>
          <w:sz w:val="24"/>
          <w:szCs w:val="24"/>
        </w:rPr>
        <w:t>After full text inspection</w:t>
      </w:r>
      <w:r w:rsidR="002D77A7" w:rsidRPr="00B70217">
        <w:rPr>
          <w:rFonts w:ascii="Times New Roman" w:hAnsi="Times New Roman" w:cs="Times New Roman"/>
          <w:sz w:val="24"/>
          <w:szCs w:val="24"/>
        </w:rPr>
        <w:t>,</w:t>
      </w:r>
      <w:r w:rsidR="00E20698" w:rsidRPr="00B70217">
        <w:rPr>
          <w:rFonts w:ascii="Times New Roman" w:hAnsi="Times New Roman" w:cs="Times New Roman"/>
          <w:sz w:val="24"/>
          <w:szCs w:val="24"/>
        </w:rPr>
        <w:t xml:space="preserve"> </w:t>
      </w:r>
      <w:r w:rsidR="002D77A7" w:rsidRPr="00B70217">
        <w:rPr>
          <w:rFonts w:ascii="Times New Roman" w:hAnsi="Times New Roman" w:cs="Times New Roman"/>
          <w:sz w:val="24"/>
          <w:szCs w:val="24"/>
        </w:rPr>
        <w:t>eight</w:t>
      </w:r>
      <w:r w:rsidR="00373A0F" w:rsidRPr="00B70217">
        <w:rPr>
          <w:rFonts w:ascii="Times New Roman" w:hAnsi="Times New Roman" w:cs="Times New Roman"/>
          <w:sz w:val="24"/>
          <w:szCs w:val="24"/>
        </w:rPr>
        <w:t xml:space="preserve"> had extractable data</w:t>
      </w:r>
      <w:r w:rsidR="000B6A85" w:rsidRPr="00B70217">
        <w:rPr>
          <w:rFonts w:ascii="Times New Roman" w:hAnsi="Times New Roman" w:cs="Times New Roman"/>
          <w:sz w:val="24"/>
          <w:szCs w:val="24"/>
        </w:rPr>
        <w:t xml:space="preserve"> and</w:t>
      </w:r>
      <w:r w:rsidR="00373A0F" w:rsidRPr="00B70217">
        <w:rPr>
          <w:rFonts w:ascii="Times New Roman" w:hAnsi="Times New Roman" w:cs="Times New Roman"/>
          <w:sz w:val="24"/>
          <w:szCs w:val="24"/>
        </w:rPr>
        <w:t xml:space="preserve"> were</w:t>
      </w:r>
      <w:r w:rsidR="000B6A85" w:rsidRPr="00B70217">
        <w:rPr>
          <w:rFonts w:ascii="Times New Roman" w:hAnsi="Times New Roman" w:cs="Times New Roman"/>
          <w:sz w:val="24"/>
          <w:szCs w:val="24"/>
        </w:rPr>
        <w:t xml:space="preserve"> included in the meta-analysis. </w:t>
      </w:r>
      <w:r w:rsidR="00230B74" w:rsidRPr="00B70217">
        <w:rPr>
          <w:rFonts w:ascii="Times New Roman" w:hAnsi="Times New Roman" w:cs="Times New Roman"/>
          <w:sz w:val="24"/>
          <w:szCs w:val="24"/>
        </w:rPr>
        <w:t xml:space="preserve">IPD data were obtained for </w:t>
      </w:r>
      <w:r w:rsidR="002D77A7" w:rsidRPr="00B70217">
        <w:rPr>
          <w:rFonts w:ascii="Times New Roman" w:hAnsi="Times New Roman" w:cs="Times New Roman"/>
          <w:sz w:val="24"/>
          <w:szCs w:val="24"/>
        </w:rPr>
        <w:t>three</w:t>
      </w:r>
      <w:r w:rsidR="00230B74" w:rsidRPr="00B70217">
        <w:rPr>
          <w:rFonts w:ascii="Times New Roman" w:hAnsi="Times New Roman" w:cs="Times New Roman"/>
          <w:sz w:val="24"/>
          <w:szCs w:val="24"/>
        </w:rPr>
        <w:t xml:space="preserve"> studies</w:t>
      </w:r>
      <w:r w:rsidR="002D77A7" w:rsidRPr="00B70217">
        <w:rPr>
          <w:rFonts w:ascii="Times New Roman" w:hAnsi="Times New Roman" w:cs="Times New Roman"/>
          <w:sz w:val="24"/>
          <w:szCs w:val="24"/>
        </w:rPr>
        <w:t xml:space="preserve">, although </w:t>
      </w:r>
      <w:r w:rsidR="00B51301" w:rsidRPr="00B70217">
        <w:rPr>
          <w:rFonts w:ascii="Times New Roman" w:hAnsi="Times New Roman" w:cs="Times New Roman"/>
          <w:sz w:val="24"/>
          <w:szCs w:val="24"/>
        </w:rPr>
        <w:t>t</w:t>
      </w:r>
      <w:r w:rsidR="00230B74" w:rsidRPr="00B70217">
        <w:rPr>
          <w:rFonts w:ascii="Times New Roman" w:hAnsi="Times New Roman" w:cs="Times New Roman"/>
          <w:sz w:val="24"/>
          <w:szCs w:val="24"/>
        </w:rPr>
        <w:t xml:space="preserve">he study by </w:t>
      </w:r>
      <w:proofErr w:type="spellStart"/>
      <w:r w:rsidR="00230B74" w:rsidRPr="00B70217">
        <w:rPr>
          <w:rFonts w:ascii="Times New Roman" w:hAnsi="Times New Roman" w:cs="Times New Roman"/>
          <w:sz w:val="24"/>
          <w:szCs w:val="24"/>
        </w:rPr>
        <w:t>Gagniere</w:t>
      </w:r>
      <w:proofErr w:type="spellEnd"/>
      <w:r w:rsidR="00230B74" w:rsidRPr="00B70217">
        <w:rPr>
          <w:rFonts w:ascii="Times New Roman" w:hAnsi="Times New Roman" w:cs="Times New Roman"/>
          <w:sz w:val="24"/>
          <w:szCs w:val="24"/>
        </w:rPr>
        <w:t xml:space="preserve"> et al was binational and thus </w:t>
      </w:r>
      <w:r w:rsidR="00B51301" w:rsidRPr="00B70217">
        <w:rPr>
          <w:rFonts w:ascii="Times New Roman" w:hAnsi="Times New Roman" w:cs="Times New Roman"/>
          <w:sz w:val="24"/>
          <w:szCs w:val="24"/>
        </w:rPr>
        <w:t>IPD</w:t>
      </w:r>
      <w:r w:rsidR="00230B74" w:rsidRPr="00B70217">
        <w:rPr>
          <w:rFonts w:ascii="Times New Roman" w:hAnsi="Times New Roman" w:cs="Times New Roman"/>
          <w:sz w:val="24"/>
          <w:szCs w:val="24"/>
        </w:rPr>
        <w:t xml:space="preserve"> were obtained </w:t>
      </w:r>
      <w:r w:rsidR="00B51301" w:rsidRPr="00B70217">
        <w:rPr>
          <w:rFonts w:ascii="Times New Roman" w:hAnsi="Times New Roman" w:cs="Times New Roman"/>
          <w:sz w:val="24"/>
          <w:szCs w:val="24"/>
        </w:rPr>
        <w:t xml:space="preserve">and analysed separately. AD data were used for the other </w:t>
      </w:r>
      <w:r w:rsidR="0027036D" w:rsidRPr="00B70217">
        <w:rPr>
          <w:rFonts w:ascii="Times New Roman" w:hAnsi="Times New Roman" w:cs="Times New Roman"/>
          <w:sz w:val="24"/>
          <w:szCs w:val="24"/>
        </w:rPr>
        <w:t>four</w:t>
      </w:r>
      <w:r w:rsidR="00B51301" w:rsidRPr="00B70217">
        <w:rPr>
          <w:rFonts w:ascii="Times New Roman" w:hAnsi="Times New Roman" w:cs="Times New Roman"/>
          <w:sz w:val="24"/>
          <w:szCs w:val="24"/>
        </w:rPr>
        <w:t xml:space="preserve"> studies.</w:t>
      </w:r>
      <w:r w:rsidR="00862256" w:rsidRPr="00B70217">
        <w:rPr>
          <w:rFonts w:ascii="Times New Roman" w:hAnsi="Times New Roman" w:cs="Times New Roman"/>
          <w:sz w:val="24"/>
          <w:szCs w:val="24"/>
        </w:rPr>
        <w:t xml:space="preserve"> </w:t>
      </w:r>
    </w:p>
    <w:p w14:paraId="1CBE128C" w14:textId="77777777" w:rsidR="00A4552E" w:rsidRPr="00B70217" w:rsidRDefault="00A4552E" w:rsidP="00E92843">
      <w:pPr>
        <w:pStyle w:val="Heading1"/>
        <w:spacing w:line="480" w:lineRule="auto"/>
        <w:rPr>
          <w:rFonts w:ascii="Times New Roman" w:hAnsi="Times New Roman" w:cs="Times New Roman"/>
          <w:sz w:val="24"/>
          <w:szCs w:val="24"/>
        </w:rPr>
      </w:pPr>
      <w:r w:rsidRPr="00B70217">
        <w:rPr>
          <w:rFonts w:ascii="Times New Roman" w:hAnsi="Times New Roman" w:cs="Times New Roman"/>
          <w:sz w:val="24"/>
          <w:szCs w:val="24"/>
        </w:rPr>
        <w:t>Study Characteristics</w:t>
      </w:r>
    </w:p>
    <w:p w14:paraId="77E63EB2" w14:textId="48B9ECD2" w:rsidR="00A44D9C" w:rsidRPr="00B70217" w:rsidRDefault="00A4552E" w:rsidP="00E92843">
      <w:pPr>
        <w:spacing w:line="480" w:lineRule="auto"/>
        <w:rPr>
          <w:rFonts w:ascii="Times New Roman" w:hAnsi="Times New Roman" w:cs="Times New Roman"/>
          <w:sz w:val="24"/>
          <w:szCs w:val="24"/>
        </w:rPr>
      </w:pPr>
      <w:r w:rsidRPr="00B70217">
        <w:rPr>
          <w:rFonts w:ascii="Times New Roman" w:hAnsi="Times New Roman" w:cs="Times New Roman"/>
          <w:sz w:val="24"/>
          <w:szCs w:val="24"/>
        </w:rPr>
        <w:t xml:space="preserve">The </w:t>
      </w:r>
      <w:commentRangeStart w:id="23"/>
      <w:r w:rsidR="001D6B00" w:rsidRPr="00B70217">
        <w:rPr>
          <w:rFonts w:ascii="Times New Roman" w:hAnsi="Times New Roman" w:cs="Times New Roman"/>
          <w:sz w:val="24"/>
          <w:szCs w:val="24"/>
        </w:rPr>
        <w:t>eight</w:t>
      </w:r>
      <w:r w:rsidRPr="00B70217">
        <w:rPr>
          <w:rFonts w:ascii="Times New Roman" w:hAnsi="Times New Roman" w:cs="Times New Roman"/>
          <w:sz w:val="24"/>
          <w:szCs w:val="24"/>
        </w:rPr>
        <w:t xml:space="preserve"> </w:t>
      </w:r>
      <w:commentRangeEnd w:id="23"/>
      <w:r w:rsidR="00C81ADE">
        <w:rPr>
          <w:rStyle w:val="CommentReference"/>
        </w:rPr>
        <w:commentReference w:id="23"/>
      </w:r>
      <w:r w:rsidR="00B5740B" w:rsidRPr="00B70217">
        <w:rPr>
          <w:rFonts w:ascii="Times New Roman" w:hAnsi="Times New Roman" w:cs="Times New Roman"/>
          <w:sz w:val="24"/>
          <w:szCs w:val="24"/>
        </w:rPr>
        <w:t>studies</w:t>
      </w:r>
      <w:r w:rsidRPr="00B70217">
        <w:rPr>
          <w:rFonts w:ascii="Times New Roman" w:hAnsi="Times New Roman" w:cs="Times New Roman"/>
          <w:sz w:val="24"/>
          <w:szCs w:val="24"/>
        </w:rPr>
        <w:t xml:space="preserve"> comprised </w:t>
      </w:r>
      <w:r w:rsidR="00D96D3D">
        <w:rPr>
          <w:rFonts w:ascii="Times New Roman" w:hAnsi="Times New Roman" w:cs="Times New Roman"/>
          <w:sz w:val="24"/>
          <w:szCs w:val="24"/>
        </w:rPr>
        <w:t>7,477</w:t>
      </w:r>
      <w:r w:rsidR="00B106DA" w:rsidRPr="00B70217">
        <w:rPr>
          <w:rFonts w:ascii="Times New Roman" w:hAnsi="Times New Roman" w:cs="Times New Roman"/>
          <w:sz w:val="24"/>
          <w:szCs w:val="24"/>
        </w:rPr>
        <w:t xml:space="preserve"> </w:t>
      </w:r>
      <w:r w:rsidRPr="00B70217">
        <w:rPr>
          <w:rFonts w:ascii="Times New Roman" w:hAnsi="Times New Roman" w:cs="Times New Roman"/>
          <w:sz w:val="24"/>
          <w:szCs w:val="24"/>
        </w:rPr>
        <w:t xml:space="preserve">patients </w:t>
      </w:r>
      <w:r w:rsidR="00E92843" w:rsidRPr="00B70217">
        <w:rPr>
          <w:rFonts w:ascii="Times New Roman" w:hAnsi="Times New Roman" w:cs="Times New Roman"/>
          <w:sz w:val="24"/>
          <w:szCs w:val="24"/>
        </w:rPr>
        <w:t xml:space="preserve">ranging from </w:t>
      </w:r>
      <w:r w:rsidR="00B04F61" w:rsidRPr="00B70217">
        <w:rPr>
          <w:rFonts w:ascii="Times New Roman" w:hAnsi="Times New Roman" w:cs="Times New Roman"/>
          <w:sz w:val="24"/>
          <w:szCs w:val="24"/>
        </w:rPr>
        <w:t xml:space="preserve">227 </w:t>
      </w:r>
      <w:r w:rsidR="00E92843" w:rsidRPr="00B70217">
        <w:rPr>
          <w:rFonts w:ascii="Times New Roman" w:hAnsi="Times New Roman" w:cs="Times New Roman"/>
          <w:sz w:val="24"/>
          <w:szCs w:val="24"/>
        </w:rPr>
        <w:t xml:space="preserve">to </w:t>
      </w:r>
      <w:r w:rsidR="00B04F61" w:rsidRPr="00B70217">
        <w:rPr>
          <w:rFonts w:ascii="Times New Roman" w:hAnsi="Times New Roman" w:cs="Times New Roman"/>
          <w:sz w:val="24"/>
          <w:szCs w:val="24"/>
        </w:rPr>
        <w:t>2655</w:t>
      </w:r>
      <w:r w:rsidR="00D862BF" w:rsidRPr="00B70217">
        <w:rPr>
          <w:rFonts w:ascii="Times New Roman" w:hAnsi="Times New Roman" w:cs="Times New Roman"/>
          <w:sz w:val="24"/>
          <w:szCs w:val="24"/>
        </w:rPr>
        <w:t xml:space="preserve"> </w:t>
      </w:r>
      <w:r w:rsidR="00E92843" w:rsidRPr="00B70217">
        <w:rPr>
          <w:rFonts w:ascii="Times New Roman" w:hAnsi="Times New Roman" w:cs="Times New Roman"/>
          <w:sz w:val="24"/>
          <w:szCs w:val="24"/>
        </w:rPr>
        <w:t>patients per study (median</w:t>
      </w:r>
      <w:r w:rsidR="000E6F4F" w:rsidRPr="00B70217">
        <w:rPr>
          <w:rFonts w:ascii="Times New Roman" w:hAnsi="Times New Roman" w:cs="Times New Roman"/>
          <w:sz w:val="24"/>
          <w:szCs w:val="24"/>
        </w:rPr>
        <w:t>:</w:t>
      </w:r>
      <w:r w:rsidR="00B04F61" w:rsidRPr="00B70217">
        <w:rPr>
          <w:rFonts w:ascii="Times New Roman" w:hAnsi="Times New Roman" w:cs="Times New Roman"/>
          <w:sz w:val="24"/>
          <w:szCs w:val="24"/>
        </w:rPr>
        <w:t xml:space="preserve"> 645, IQR</w:t>
      </w:r>
      <w:r w:rsidR="000E6F4F" w:rsidRPr="00B70217">
        <w:rPr>
          <w:rFonts w:ascii="Times New Roman" w:hAnsi="Times New Roman" w:cs="Times New Roman"/>
          <w:sz w:val="24"/>
          <w:szCs w:val="24"/>
        </w:rPr>
        <w:t>:</w:t>
      </w:r>
      <w:r w:rsidR="00B04F61" w:rsidRPr="00B70217">
        <w:rPr>
          <w:rFonts w:ascii="Times New Roman" w:hAnsi="Times New Roman" w:cs="Times New Roman"/>
          <w:sz w:val="24"/>
          <w:szCs w:val="24"/>
        </w:rPr>
        <w:t xml:space="preserve"> </w:t>
      </w:r>
      <w:r w:rsidR="00701176" w:rsidRPr="00B70217">
        <w:rPr>
          <w:rFonts w:ascii="Times New Roman" w:hAnsi="Times New Roman" w:cs="Times New Roman"/>
          <w:sz w:val="24"/>
          <w:szCs w:val="24"/>
        </w:rPr>
        <w:t>587.5)</w:t>
      </w:r>
      <w:r w:rsidR="00E92843" w:rsidRPr="00B70217">
        <w:rPr>
          <w:rFonts w:ascii="Times New Roman" w:hAnsi="Times New Roman" w:cs="Times New Roman"/>
          <w:sz w:val="24"/>
          <w:szCs w:val="24"/>
        </w:rPr>
        <w:t>.</w:t>
      </w:r>
      <w:r w:rsidR="009F4A20" w:rsidRPr="00B70217">
        <w:rPr>
          <w:rFonts w:ascii="Times New Roman" w:hAnsi="Times New Roman" w:cs="Times New Roman"/>
          <w:sz w:val="24"/>
          <w:szCs w:val="24"/>
        </w:rPr>
        <w:t xml:space="preserve"> The major characteristics are shown in Table</w:t>
      </w:r>
      <w:r w:rsidR="00C8211A" w:rsidRPr="00B70217">
        <w:rPr>
          <w:rFonts w:ascii="Times New Roman" w:hAnsi="Times New Roman" w:cs="Times New Roman"/>
          <w:sz w:val="24"/>
          <w:szCs w:val="24"/>
        </w:rPr>
        <w:t>s</w:t>
      </w:r>
      <w:r w:rsidR="009F4A20" w:rsidRPr="00B70217">
        <w:rPr>
          <w:rFonts w:ascii="Times New Roman" w:hAnsi="Times New Roman" w:cs="Times New Roman"/>
          <w:sz w:val="24"/>
          <w:szCs w:val="24"/>
        </w:rPr>
        <w:t xml:space="preserve"> </w:t>
      </w:r>
      <w:r w:rsidR="002E0373" w:rsidRPr="00B70217">
        <w:rPr>
          <w:rFonts w:ascii="Times New Roman" w:hAnsi="Times New Roman" w:cs="Times New Roman"/>
          <w:sz w:val="24"/>
          <w:szCs w:val="24"/>
        </w:rPr>
        <w:t>1</w:t>
      </w:r>
      <w:r w:rsidR="009F4A20" w:rsidRPr="00B70217">
        <w:rPr>
          <w:rFonts w:ascii="Times New Roman" w:hAnsi="Times New Roman" w:cs="Times New Roman"/>
          <w:sz w:val="24"/>
          <w:szCs w:val="24"/>
        </w:rPr>
        <w:t xml:space="preserve"> and </w:t>
      </w:r>
      <w:r w:rsidR="002E0373" w:rsidRPr="00B70217">
        <w:rPr>
          <w:rFonts w:ascii="Times New Roman" w:hAnsi="Times New Roman" w:cs="Times New Roman"/>
          <w:sz w:val="24"/>
          <w:szCs w:val="24"/>
        </w:rPr>
        <w:t>2</w:t>
      </w:r>
      <w:r w:rsidR="009F4A20" w:rsidRPr="00B70217">
        <w:rPr>
          <w:rFonts w:ascii="Times New Roman" w:hAnsi="Times New Roman" w:cs="Times New Roman"/>
          <w:sz w:val="24"/>
          <w:szCs w:val="24"/>
        </w:rPr>
        <w:t xml:space="preserve"> in the Supplement. </w:t>
      </w:r>
      <w:r w:rsidR="001D5DE0" w:rsidRPr="00B70217">
        <w:rPr>
          <w:rFonts w:ascii="Times New Roman" w:hAnsi="Times New Roman" w:cs="Times New Roman"/>
          <w:sz w:val="24"/>
          <w:szCs w:val="24"/>
        </w:rPr>
        <w:t xml:space="preserve">With regard to the variables of interest, </w:t>
      </w:r>
      <w:r w:rsidR="004710BF" w:rsidRPr="00B70217">
        <w:rPr>
          <w:rFonts w:ascii="Times New Roman" w:hAnsi="Times New Roman" w:cs="Times New Roman"/>
          <w:sz w:val="24"/>
          <w:szCs w:val="24"/>
        </w:rPr>
        <w:t>1281</w:t>
      </w:r>
      <w:r w:rsidR="001D5DE0" w:rsidRPr="00B70217">
        <w:rPr>
          <w:rFonts w:ascii="Times New Roman" w:hAnsi="Times New Roman" w:cs="Times New Roman"/>
          <w:sz w:val="24"/>
          <w:szCs w:val="24"/>
        </w:rPr>
        <w:t xml:space="preserve"> patients had </w:t>
      </w:r>
      <w:proofErr w:type="spellStart"/>
      <w:r w:rsidR="001D5DE0" w:rsidRPr="00B70217">
        <w:rPr>
          <w:rFonts w:ascii="Times New Roman" w:hAnsi="Times New Roman" w:cs="Times New Roman"/>
          <w:sz w:val="24"/>
          <w:szCs w:val="24"/>
        </w:rPr>
        <w:t>KRASmut</w:t>
      </w:r>
      <w:proofErr w:type="spellEnd"/>
      <w:r w:rsidR="001D5DE0" w:rsidRPr="00B70217">
        <w:rPr>
          <w:rFonts w:ascii="Times New Roman" w:hAnsi="Times New Roman" w:cs="Times New Roman"/>
          <w:sz w:val="24"/>
          <w:szCs w:val="24"/>
        </w:rPr>
        <w:t xml:space="preserve"> RS </w:t>
      </w:r>
      <w:proofErr w:type="spellStart"/>
      <w:r w:rsidR="001D5DE0" w:rsidRPr="00B70217">
        <w:rPr>
          <w:rFonts w:ascii="Times New Roman" w:hAnsi="Times New Roman" w:cs="Times New Roman"/>
          <w:sz w:val="24"/>
          <w:szCs w:val="24"/>
        </w:rPr>
        <w:t>tumors</w:t>
      </w:r>
      <w:proofErr w:type="spellEnd"/>
      <w:r w:rsidR="001D5DE0" w:rsidRPr="00B70217">
        <w:rPr>
          <w:rFonts w:ascii="Times New Roman" w:hAnsi="Times New Roman" w:cs="Times New Roman"/>
          <w:sz w:val="24"/>
          <w:szCs w:val="24"/>
        </w:rPr>
        <w:t xml:space="preserve">, </w:t>
      </w:r>
      <w:r w:rsidR="004710BF" w:rsidRPr="00B70217">
        <w:rPr>
          <w:rFonts w:ascii="Times New Roman" w:hAnsi="Times New Roman" w:cs="Times New Roman"/>
          <w:sz w:val="24"/>
          <w:szCs w:val="24"/>
        </w:rPr>
        <w:t>1443</w:t>
      </w:r>
      <w:r w:rsidR="001D5DE0" w:rsidRPr="00B70217">
        <w:rPr>
          <w:rFonts w:ascii="Times New Roman" w:hAnsi="Times New Roman" w:cs="Times New Roman"/>
          <w:sz w:val="24"/>
          <w:szCs w:val="24"/>
        </w:rPr>
        <w:t xml:space="preserve"> had </w:t>
      </w:r>
      <w:proofErr w:type="spellStart"/>
      <w:r w:rsidR="001D5DE0" w:rsidRPr="00B70217">
        <w:rPr>
          <w:rFonts w:ascii="Times New Roman" w:hAnsi="Times New Roman" w:cs="Times New Roman"/>
          <w:sz w:val="24"/>
          <w:szCs w:val="24"/>
        </w:rPr>
        <w:t>KRASmut</w:t>
      </w:r>
      <w:proofErr w:type="spellEnd"/>
      <w:r w:rsidR="001D5DE0" w:rsidRPr="00B70217">
        <w:rPr>
          <w:rFonts w:ascii="Times New Roman" w:hAnsi="Times New Roman" w:cs="Times New Roman"/>
          <w:sz w:val="24"/>
          <w:szCs w:val="24"/>
        </w:rPr>
        <w:t xml:space="preserve"> LS </w:t>
      </w:r>
      <w:proofErr w:type="spellStart"/>
      <w:r w:rsidR="001D5DE0" w:rsidRPr="00B70217">
        <w:rPr>
          <w:rFonts w:ascii="Times New Roman" w:hAnsi="Times New Roman" w:cs="Times New Roman"/>
          <w:sz w:val="24"/>
          <w:szCs w:val="24"/>
        </w:rPr>
        <w:t>tumors</w:t>
      </w:r>
      <w:proofErr w:type="spellEnd"/>
      <w:r w:rsidR="001D5DE0" w:rsidRPr="00B70217">
        <w:rPr>
          <w:rFonts w:ascii="Times New Roman" w:hAnsi="Times New Roman" w:cs="Times New Roman"/>
          <w:sz w:val="24"/>
          <w:szCs w:val="24"/>
        </w:rPr>
        <w:t xml:space="preserve">, </w:t>
      </w:r>
      <w:r w:rsidR="004710BF" w:rsidRPr="00B70217">
        <w:rPr>
          <w:rFonts w:ascii="Times New Roman" w:hAnsi="Times New Roman" w:cs="Times New Roman"/>
          <w:sz w:val="24"/>
          <w:szCs w:val="24"/>
        </w:rPr>
        <w:t>1394</w:t>
      </w:r>
      <w:r w:rsidR="001D5DE0" w:rsidRPr="00B70217">
        <w:rPr>
          <w:rFonts w:ascii="Times New Roman" w:hAnsi="Times New Roman" w:cs="Times New Roman"/>
          <w:sz w:val="24"/>
          <w:szCs w:val="24"/>
        </w:rPr>
        <w:t xml:space="preserve"> patients had wild-type RS and </w:t>
      </w:r>
      <w:r w:rsidR="004710BF" w:rsidRPr="00B70217">
        <w:rPr>
          <w:rFonts w:ascii="Times New Roman" w:hAnsi="Times New Roman" w:cs="Times New Roman"/>
          <w:sz w:val="24"/>
          <w:szCs w:val="24"/>
        </w:rPr>
        <w:t>3357</w:t>
      </w:r>
      <w:r w:rsidR="001D5DE0" w:rsidRPr="00B70217">
        <w:rPr>
          <w:rFonts w:ascii="Times New Roman" w:hAnsi="Times New Roman" w:cs="Times New Roman"/>
          <w:sz w:val="24"/>
          <w:szCs w:val="24"/>
        </w:rPr>
        <w:t xml:space="preserve"> had wild-typ</w:t>
      </w:r>
      <w:r w:rsidR="004710BF" w:rsidRPr="00B70217">
        <w:rPr>
          <w:rFonts w:ascii="Times New Roman" w:hAnsi="Times New Roman" w:cs="Times New Roman"/>
          <w:sz w:val="24"/>
          <w:szCs w:val="24"/>
        </w:rPr>
        <w:t>e</w:t>
      </w:r>
      <w:r w:rsidR="001D5DE0" w:rsidRPr="00B70217">
        <w:rPr>
          <w:rFonts w:ascii="Times New Roman" w:hAnsi="Times New Roman" w:cs="Times New Roman"/>
          <w:sz w:val="24"/>
          <w:szCs w:val="24"/>
        </w:rPr>
        <w:t xml:space="preserve"> LS </w:t>
      </w:r>
      <w:proofErr w:type="spellStart"/>
      <w:r w:rsidR="001D5DE0" w:rsidRPr="00B70217">
        <w:rPr>
          <w:rFonts w:ascii="Times New Roman" w:hAnsi="Times New Roman" w:cs="Times New Roman"/>
          <w:sz w:val="24"/>
          <w:szCs w:val="24"/>
        </w:rPr>
        <w:t>tumors</w:t>
      </w:r>
      <w:proofErr w:type="spellEnd"/>
      <w:r w:rsidR="001D5DE0" w:rsidRPr="00B70217">
        <w:rPr>
          <w:rFonts w:ascii="Times New Roman" w:hAnsi="Times New Roman" w:cs="Times New Roman"/>
          <w:sz w:val="24"/>
          <w:szCs w:val="24"/>
        </w:rPr>
        <w:t>.</w:t>
      </w:r>
    </w:p>
    <w:p w14:paraId="76A12E98" w14:textId="0426D43A" w:rsidR="00F30425" w:rsidRPr="00B70217" w:rsidRDefault="00F30425" w:rsidP="00F30425">
      <w:pPr>
        <w:spacing w:line="480" w:lineRule="auto"/>
        <w:rPr>
          <w:rFonts w:ascii="Times New Roman" w:hAnsi="Times New Roman" w:cs="Times New Roman"/>
          <w:color w:val="2E74B5" w:themeColor="accent5" w:themeShade="BF"/>
          <w:sz w:val="24"/>
          <w:szCs w:val="24"/>
        </w:rPr>
      </w:pPr>
      <w:bookmarkStart w:id="24" w:name="_Hlk72011330"/>
      <w:r w:rsidRPr="00B70217">
        <w:rPr>
          <w:rFonts w:ascii="Times New Roman" w:hAnsi="Times New Roman" w:cs="Times New Roman"/>
          <w:color w:val="2E74B5" w:themeColor="accent5" w:themeShade="BF"/>
          <w:sz w:val="24"/>
          <w:szCs w:val="24"/>
        </w:rPr>
        <w:t>Meta-Analysis of Overall Survival</w:t>
      </w:r>
      <w:r w:rsidR="00791901" w:rsidRPr="00B70217">
        <w:rPr>
          <w:rFonts w:ascii="Times New Roman" w:hAnsi="Times New Roman" w:cs="Times New Roman"/>
          <w:color w:val="2E74B5" w:themeColor="accent5" w:themeShade="BF"/>
          <w:sz w:val="24"/>
          <w:szCs w:val="24"/>
        </w:rPr>
        <w:t xml:space="preserve"> </w:t>
      </w:r>
      <w:r w:rsidR="00CF4105" w:rsidRPr="00B70217">
        <w:rPr>
          <w:rFonts w:ascii="Times New Roman" w:hAnsi="Times New Roman" w:cs="Times New Roman"/>
          <w:color w:val="2E74B5" w:themeColor="accent5" w:themeShade="BF"/>
          <w:sz w:val="24"/>
          <w:szCs w:val="24"/>
        </w:rPr>
        <w:t xml:space="preserve">stratified by </w:t>
      </w:r>
      <w:r w:rsidR="00791901" w:rsidRPr="00B70217">
        <w:rPr>
          <w:rFonts w:ascii="Times New Roman" w:hAnsi="Times New Roman" w:cs="Times New Roman"/>
          <w:color w:val="2E74B5" w:themeColor="accent5" w:themeShade="BF"/>
          <w:sz w:val="24"/>
          <w:szCs w:val="24"/>
        </w:rPr>
        <w:t xml:space="preserve">KRAS </w:t>
      </w:r>
      <w:r w:rsidR="00CF4105" w:rsidRPr="00B70217">
        <w:rPr>
          <w:rFonts w:ascii="Times New Roman" w:hAnsi="Times New Roman" w:cs="Times New Roman"/>
          <w:color w:val="2E74B5" w:themeColor="accent5" w:themeShade="BF"/>
          <w:sz w:val="24"/>
          <w:szCs w:val="24"/>
        </w:rPr>
        <w:t>mutational status</w:t>
      </w:r>
      <w:r w:rsidR="00CD3988" w:rsidRPr="00B70217">
        <w:rPr>
          <w:rFonts w:ascii="Times New Roman" w:hAnsi="Times New Roman" w:cs="Times New Roman"/>
          <w:color w:val="2E74B5" w:themeColor="accent5" w:themeShade="BF"/>
          <w:sz w:val="24"/>
          <w:szCs w:val="24"/>
        </w:rPr>
        <w:t xml:space="preserve"> using the </w:t>
      </w:r>
      <w:r w:rsidR="00D90F09" w:rsidRPr="00B70217">
        <w:rPr>
          <w:rFonts w:ascii="Times New Roman" w:hAnsi="Times New Roman" w:cs="Times New Roman"/>
          <w:color w:val="2E74B5" w:themeColor="accent5" w:themeShade="BF"/>
          <w:sz w:val="24"/>
          <w:szCs w:val="24"/>
        </w:rPr>
        <w:t xml:space="preserve">first </w:t>
      </w:r>
      <w:r w:rsidR="00CD3988" w:rsidRPr="00B70217">
        <w:rPr>
          <w:rFonts w:ascii="Times New Roman" w:hAnsi="Times New Roman" w:cs="Times New Roman"/>
          <w:color w:val="2E74B5" w:themeColor="accent5" w:themeShade="BF"/>
          <w:sz w:val="24"/>
          <w:szCs w:val="24"/>
        </w:rPr>
        <w:t>definition of PTL</w:t>
      </w:r>
    </w:p>
    <w:p w14:paraId="5A982B4F" w14:textId="697F9C02" w:rsidR="00CF4105" w:rsidRPr="00B70217" w:rsidRDefault="0014204C" w:rsidP="00CF4105">
      <w:pPr>
        <w:spacing w:line="480" w:lineRule="auto"/>
        <w:rPr>
          <w:rFonts w:ascii="Times New Roman" w:hAnsi="Times New Roman" w:cs="Times New Roman"/>
          <w:sz w:val="24"/>
          <w:szCs w:val="24"/>
        </w:rPr>
      </w:pPr>
      <w:bookmarkStart w:id="25" w:name="_Hlk72011346"/>
      <w:bookmarkEnd w:id="24"/>
      <w:r w:rsidRPr="00B70217">
        <w:rPr>
          <w:rFonts w:ascii="Times New Roman" w:hAnsi="Times New Roman" w:cs="Times New Roman"/>
          <w:sz w:val="24"/>
          <w:szCs w:val="24"/>
        </w:rPr>
        <w:t xml:space="preserve">All our meta-analyses showed </w:t>
      </w:r>
      <w:r w:rsidR="00FB1097" w:rsidRPr="00B70217">
        <w:rPr>
          <w:rFonts w:ascii="Times New Roman" w:hAnsi="Times New Roman" w:cs="Times New Roman"/>
          <w:sz w:val="24"/>
          <w:szCs w:val="24"/>
        </w:rPr>
        <w:t xml:space="preserve">high </w:t>
      </w:r>
      <w:r w:rsidR="00E076CE" w:rsidRPr="00B70217">
        <w:rPr>
          <w:rFonts w:ascii="Times New Roman" w:hAnsi="Times New Roman" w:cs="Times New Roman"/>
          <w:sz w:val="24"/>
          <w:szCs w:val="24"/>
        </w:rPr>
        <w:t>heterogeneity;</w:t>
      </w:r>
      <w:r w:rsidR="00BD0D0D" w:rsidRPr="00B70217">
        <w:rPr>
          <w:rFonts w:ascii="Times New Roman" w:hAnsi="Times New Roman" w:cs="Times New Roman"/>
          <w:sz w:val="24"/>
          <w:szCs w:val="24"/>
        </w:rPr>
        <w:t xml:space="preserve"> </w:t>
      </w:r>
      <w:r w:rsidR="00E076CE" w:rsidRPr="00B70217">
        <w:rPr>
          <w:rFonts w:ascii="Times New Roman" w:hAnsi="Times New Roman" w:cs="Times New Roman"/>
          <w:sz w:val="24"/>
          <w:szCs w:val="24"/>
        </w:rPr>
        <w:t>therefore,</w:t>
      </w:r>
      <w:r w:rsidR="00BD0D0D" w:rsidRPr="00B70217">
        <w:rPr>
          <w:rFonts w:ascii="Times New Roman" w:hAnsi="Times New Roman" w:cs="Times New Roman"/>
          <w:sz w:val="24"/>
          <w:szCs w:val="24"/>
        </w:rPr>
        <w:t xml:space="preserve"> we </w:t>
      </w:r>
      <w:r w:rsidR="001B0988" w:rsidRPr="00B70217">
        <w:rPr>
          <w:rFonts w:ascii="Times New Roman" w:hAnsi="Times New Roman" w:cs="Times New Roman"/>
          <w:sz w:val="24"/>
          <w:szCs w:val="24"/>
        </w:rPr>
        <w:t xml:space="preserve">report the </w:t>
      </w:r>
      <w:r w:rsidR="00977D3A" w:rsidRPr="00B70217">
        <w:rPr>
          <w:rFonts w:ascii="Times New Roman" w:hAnsi="Times New Roman" w:cs="Times New Roman"/>
          <w:sz w:val="24"/>
          <w:szCs w:val="24"/>
        </w:rPr>
        <w:t>random effects pooled HR</w:t>
      </w:r>
      <w:r w:rsidR="00381F0C" w:rsidRPr="00B70217">
        <w:rPr>
          <w:rFonts w:ascii="Times New Roman" w:hAnsi="Times New Roman" w:cs="Times New Roman"/>
          <w:sz w:val="24"/>
          <w:szCs w:val="24"/>
        </w:rPr>
        <w:t xml:space="preserve"> and </w:t>
      </w:r>
      <w:r w:rsidR="00B10FCA" w:rsidRPr="00B70217">
        <w:rPr>
          <w:rFonts w:ascii="Times New Roman" w:hAnsi="Times New Roman" w:cs="Times New Roman"/>
          <w:sz w:val="24"/>
          <w:szCs w:val="24"/>
        </w:rPr>
        <w:t xml:space="preserve">include the fixed effects </w:t>
      </w:r>
      <w:r w:rsidR="007C28E1" w:rsidRPr="00B70217">
        <w:rPr>
          <w:rFonts w:ascii="Times New Roman" w:hAnsi="Times New Roman" w:cs="Times New Roman"/>
          <w:sz w:val="24"/>
          <w:szCs w:val="24"/>
        </w:rPr>
        <w:t xml:space="preserve">pooled estimate </w:t>
      </w:r>
      <w:r w:rsidR="00796AEB" w:rsidRPr="00B70217">
        <w:rPr>
          <w:rFonts w:ascii="Times New Roman" w:hAnsi="Times New Roman" w:cs="Times New Roman"/>
          <w:sz w:val="24"/>
          <w:szCs w:val="24"/>
        </w:rPr>
        <w:t xml:space="preserve">only </w:t>
      </w:r>
      <w:r w:rsidR="007C28E1" w:rsidRPr="00B70217">
        <w:rPr>
          <w:rFonts w:ascii="Times New Roman" w:hAnsi="Times New Roman" w:cs="Times New Roman"/>
          <w:sz w:val="24"/>
          <w:szCs w:val="24"/>
        </w:rPr>
        <w:t>in our forest plots.</w:t>
      </w:r>
      <w:r w:rsidR="00977D3A" w:rsidRPr="00B70217">
        <w:rPr>
          <w:rFonts w:ascii="Times New Roman" w:hAnsi="Times New Roman" w:cs="Times New Roman"/>
          <w:sz w:val="24"/>
          <w:szCs w:val="24"/>
        </w:rPr>
        <w:t xml:space="preserve"> </w:t>
      </w:r>
      <w:r w:rsidR="00FD4200" w:rsidRPr="00B70217">
        <w:rPr>
          <w:rFonts w:ascii="Times New Roman" w:hAnsi="Times New Roman" w:cs="Times New Roman"/>
          <w:sz w:val="24"/>
          <w:szCs w:val="24"/>
        </w:rPr>
        <w:t xml:space="preserve">For the KRAS mutated </w:t>
      </w:r>
      <w:proofErr w:type="spellStart"/>
      <w:r w:rsidR="00FD4200" w:rsidRPr="00B70217">
        <w:rPr>
          <w:rFonts w:ascii="Times New Roman" w:hAnsi="Times New Roman" w:cs="Times New Roman"/>
          <w:sz w:val="24"/>
          <w:szCs w:val="24"/>
        </w:rPr>
        <w:t>tumors</w:t>
      </w:r>
      <w:proofErr w:type="spellEnd"/>
      <w:r w:rsidR="00362DC6" w:rsidRPr="00B70217">
        <w:rPr>
          <w:rFonts w:ascii="Times New Roman" w:hAnsi="Times New Roman" w:cs="Times New Roman"/>
          <w:sz w:val="24"/>
          <w:szCs w:val="24"/>
        </w:rPr>
        <w:t xml:space="preserve"> the</w:t>
      </w:r>
      <w:r w:rsidR="00FD4200" w:rsidRPr="00B70217">
        <w:rPr>
          <w:rFonts w:ascii="Times New Roman" w:hAnsi="Times New Roman" w:cs="Times New Roman"/>
          <w:sz w:val="24"/>
          <w:szCs w:val="24"/>
        </w:rPr>
        <w:t xml:space="preserve"> </w:t>
      </w:r>
      <w:r w:rsidR="00F30425" w:rsidRPr="00B70217">
        <w:rPr>
          <w:rFonts w:ascii="Times New Roman" w:hAnsi="Times New Roman" w:cs="Times New Roman"/>
          <w:sz w:val="24"/>
          <w:szCs w:val="24"/>
        </w:rPr>
        <w:t xml:space="preserve">pooled HR </w:t>
      </w:r>
      <w:r w:rsidR="004D2C25" w:rsidRPr="00B70217">
        <w:rPr>
          <w:rFonts w:ascii="Times New Roman" w:hAnsi="Times New Roman" w:cs="Times New Roman"/>
          <w:sz w:val="24"/>
          <w:szCs w:val="24"/>
        </w:rPr>
        <w:t>was 0.99</w:t>
      </w:r>
      <w:r w:rsidR="00F30425" w:rsidRPr="00B70217">
        <w:rPr>
          <w:rFonts w:ascii="Times New Roman" w:hAnsi="Times New Roman" w:cs="Times New Roman"/>
          <w:sz w:val="24"/>
          <w:szCs w:val="24"/>
        </w:rPr>
        <w:t xml:space="preserve"> (95% CI, 0.</w:t>
      </w:r>
      <w:r w:rsidR="00081167" w:rsidRPr="00B70217">
        <w:rPr>
          <w:rFonts w:ascii="Times New Roman" w:hAnsi="Times New Roman" w:cs="Times New Roman"/>
          <w:sz w:val="24"/>
          <w:szCs w:val="24"/>
        </w:rPr>
        <w:t>8</w:t>
      </w:r>
      <w:r w:rsidR="002D3834">
        <w:rPr>
          <w:rFonts w:ascii="Times New Roman" w:hAnsi="Times New Roman" w:cs="Times New Roman"/>
          <w:sz w:val="24"/>
          <w:szCs w:val="24"/>
        </w:rPr>
        <w:t>2</w:t>
      </w:r>
      <w:r w:rsidR="00F30425" w:rsidRPr="00B70217">
        <w:rPr>
          <w:rFonts w:ascii="Times New Roman" w:hAnsi="Times New Roman" w:cs="Times New Roman"/>
          <w:sz w:val="24"/>
          <w:szCs w:val="24"/>
        </w:rPr>
        <w:t>-</w:t>
      </w:r>
      <w:r w:rsidR="00081167" w:rsidRPr="00B70217">
        <w:rPr>
          <w:rFonts w:ascii="Times New Roman" w:hAnsi="Times New Roman" w:cs="Times New Roman"/>
          <w:sz w:val="24"/>
          <w:szCs w:val="24"/>
        </w:rPr>
        <w:t>1</w:t>
      </w:r>
      <w:r w:rsidR="00F30425" w:rsidRPr="00B70217">
        <w:rPr>
          <w:rFonts w:ascii="Times New Roman" w:hAnsi="Times New Roman" w:cs="Times New Roman"/>
          <w:sz w:val="24"/>
          <w:szCs w:val="24"/>
        </w:rPr>
        <w:t>.</w:t>
      </w:r>
      <w:proofErr w:type="gramStart"/>
      <w:r w:rsidR="009A27B7" w:rsidRPr="00443718">
        <w:rPr>
          <w:rFonts w:ascii="Times New Roman" w:hAnsi="Times New Roman" w:cs="Times New Roman"/>
          <w:sz w:val="24"/>
          <w:szCs w:val="24"/>
        </w:rPr>
        <w:t>1</w:t>
      </w:r>
      <w:r w:rsidR="002D3834">
        <w:rPr>
          <w:rFonts w:ascii="Times New Roman" w:hAnsi="Times New Roman" w:cs="Times New Roman"/>
          <w:sz w:val="24"/>
          <w:szCs w:val="24"/>
        </w:rPr>
        <w:t>9</w:t>
      </w:r>
      <w:r w:rsidR="00081167" w:rsidRPr="00443718">
        <w:rPr>
          <w:rFonts w:ascii="Times New Roman" w:hAnsi="Times New Roman" w:cs="Times New Roman"/>
          <w:sz w:val="24"/>
          <w:szCs w:val="24"/>
        </w:rPr>
        <w:t>)</w:t>
      </w:r>
      <w:r w:rsidR="00BD4888" w:rsidRPr="00443718">
        <w:rPr>
          <w:rFonts w:ascii="Times New Roman" w:hAnsi="Times New Roman" w:cs="Times New Roman"/>
          <w:sz w:val="24"/>
          <w:szCs w:val="24"/>
        </w:rPr>
        <w:t>(</w:t>
      </w:r>
      <w:proofErr w:type="gramEnd"/>
      <w:r w:rsidR="00BD4888" w:rsidRPr="00443718">
        <w:rPr>
          <w:rFonts w:ascii="Times New Roman" w:hAnsi="Times New Roman" w:cs="Times New Roman"/>
          <w:sz w:val="24"/>
          <w:szCs w:val="24"/>
        </w:rPr>
        <w:t xml:space="preserve">Figure </w:t>
      </w:r>
      <w:r w:rsidR="00443718" w:rsidRPr="00443718">
        <w:rPr>
          <w:rFonts w:ascii="Times New Roman" w:hAnsi="Times New Roman" w:cs="Times New Roman"/>
          <w:sz w:val="24"/>
          <w:szCs w:val="24"/>
        </w:rPr>
        <w:t>2</w:t>
      </w:r>
      <w:r w:rsidR="00BD4888" w:rsidRPr="00443718">
        <w:rPr>
          <w:rFonts w:ascii="Times New Roman" w:hAnsi="Times New Roman" w:cs="Times New Roman"/>
          <w:sz w:val="24"/>
          <w:szCs w:val="24"/>
        </w:rPr>
        <w:t>A)</w:t>
      </w:r>
      <w:r w:rsidR="00DD7C61" w:rsidRPr="00443718">
        <w:rPr>
          <w:rFonts w:ascii="Times New Roman" w:hAnsi="Times New Roman" w:cs="Times New Roman"/>
          <w:sz w:val="24"/>
          <w:szCs w:val="24"/>
        </w:rPr>
        <w:t xml:space="preserve"> while</w:t>
      </w:r>
      <w:r w:rsidR="0055606D" w:rsidRPr="00443718">
        <w:rPr>
          <w:rFonts w:ascii="Times New Roman" w:hAnsi="Times New Roman" w:cs="Times New Roman"/>
          <w:sz w:val="24"/>
          <w:szCs w:val="24"/>
        </w:rPr>
        <w:t xml:space="preserve"> for the </w:t>
      </w:r>
      <w:r w:rsidR="00CA5D4C" w:rsidRPr="00443718">
        <w:rPr>
          <w:rFonts w:ascii="Times New Roman" w:hAnsi="Times New Roman" w:cs="Times New Roman"/>
          <w:sz w:val="24"/>
          <w:szCs w:val="24"/>
        </w:rPr>
        <w:t xml:space="preserve">KRAS wild type </w:t>
      </w:r>
      <w:proofErr w:type="spellStart"/>
      <w:r w:rsidR="00972671" w:rsidRPr="00443718">
        <w:rPr>
          <w:rFonts w:ascii="Times New Roman" w:hAnsi="Times New Roman" w:cs="Times New Roman"/>
          <w:sz w:val="24"/>
          <w:szCs w:val="24"/>
        </w:rPr>
        <w:t>tumors</w:t>
      </w:r>
      <w:proofErr w:type="spellEnd"/>
      <w:r w:rsidR="00972671" w:rsidRPr="00443718">
        <w:rPr>
          <w:rFonts w:ascii="Times New Roman" w:hAnsi="Times New Roman" w:cs="Times New Roman"/>
          <w:sz w:val="24"/>
          <w:szCs w:val="24"/>
        </w:rPr>
        <w:t xml:space="preserve"> the pooled HR was</w:t>
      </w:r>
      <w:r w:rsidR="0084410D" w:rsidRPr="00443718">
        <w:rPr>
          <w:rFonts w:ascii="Times New Roman" w:hAnsi="Times New Roman" w:cs="Times New Roman"/>
          <w:sz w:val="24"/>
          <w:szCs w:val="24"/>
        </w:rPr>
        <w:t xml:space="preserve"> 0.71 (95% CI, 0.</w:t>
      </w:r>
      <w:r w:rsidR="00497DCE" w:rsidRPr="00443718">
        <w:rPr>
          <w:rFonts w:ascii="Times New Roman" w:hAnsi="Times New Roman" w:cs="Times New Roman"/>
          <w:sz w:val="24"/>
          <w:szCs w:val="24"/>
        </w:rPr>
        <w:t>6</w:t>
      </w:r>
      <w:r w:rsidR="002D3834">
        <w:rPr>
          <w:rFonts w:ascii="Times New Roman" w:hAnsi="Times New Roman" w:cs="Times New Roman"/>
          <w:sz w:val="24"/>
          <w:szCs w:val="24"/>
        </w:rPr>
        <w:t>0</w:t>
      </w:r>
      <w:r w:rsidR="0084410D" w:rsidRPr="00443718">
        <w:rPr>
          <w:rFonts w:ascii="Times New Roman" w:hAnsi="Times New Roman" w:cs="Times New Roman"/>
          <w:sz w:val="24"/>
          <w:szCs w:val="24"/>
        </w:rPr>
        <w:t>-</w:t>
      </w:r>
      <w:r w:rsidR="00497DCE" w:rsidRPr="00443718">
        <w:rPr>
          <w:rFonts w:ascii="Times New Roman" w:hAnsi="Times New Roman" w:cs="Times New Roman"/>
          <w:sz w:val="24"/>
          <w:szCs w:val="24"/>
        </w:rPr>
        <w:t>0</w:t>
      </w:r>
      <w:r w:rsidR="0084410D" w:rsidRPr="00443718">
        <w:rPr>
          <w:rFonts w:ascii="Times New Roman" w:hAnsi="Times New Roman" w:cs="Times New Roman"/>
          <w:sz w:val="24"/>
          <w:szCs w:val="24"/>
        </w:rPr>
        <w:t>.</w:t>
      </w:r>
      <w:r w:rsidR="00497DCE" w:rsidRPr="00443718">
        <w:rPr>
          <w:rFonts w:ascii="Times New Roman" w:hAnsi="Times New Roman" w:cs="Times New Roman"/>
          <w:sz w:val="24"/>
          <w:szCs w:val="24"/>
        </w:rPr>
        <w:t>8</w:t>
      </w:r>
      <w:r w:rsidR="002D3834">
        <w:rPr>
          <w:rFonts w:ascii="Times New Roman" w:hAnsi="Times New Roman" w:cs="Times New Roman"/>
          <w:sz w:val="24"/>
          <w:szCs w:val="24"/>
        </w:rPr>
        <w:t>4</w:t>
      </w:r>
      <w:r w:rsidR="0084410D" w:rsidRPr="00443718">
        <w:rPr>
          <w:rFonts w:ascii="Times New Roman" w:hAnsi="Times New Roman" w:cs="Times New Roman"/>
          <w:sz w:val="24"/>
          <w:szCs w:val="24"/>
        </w:rPr>
        <w:t>)</w:t>
      </w:r>
      <w:r w:rsidR="00BD4888" w:rsidRPr="00443718">
        <w:rPr>
          <w:rFonts w:ascii="Times New Roman" w:hAnsi="Times New Roman" w:cs="Times New Roman"/>
          <w:sz w:val="24"/>
          <w:szCs w:val="24"/>
        </w:rPr>
        <w:t xml:space="preserve">(Figure </w:t>
      </w:r>
      <w:r w:rsidR="00443718" w:rsidRPr="00443718">
        <w:rPr>
          <w:rFonts w:ascii="Times New Roman" w:hAnsi="Times New Roman" w:cs="Times New Roman"/>
          <w:sz w:val="24"/>
          <w:szCs w:val="24"/>
        </w:rPr>
        <w:t>2</w:t>
      </w:r>
      <w:r w:rsidR="00BD4888" w:rsidRPr="00443718">
        <w:rPr>
          <w:rFonts w:ascii="Times New Roman" w:hAnsi="Times New Roman" w:cs="Times New Roman"/>
          <w:sz w:val="24"/>
          <w:szCs w:val="24"/>
        </w:rPr>
        <w:t>B)</w:t>
      </w:r>
      <w:r w:rsidR="008100E9" w:rsidRPr="00443718">
        <w:rPr>
          <w:rFonts w:ascii="Times New Roman" w:hAnsi="Times New Roman" w:cs="Times New Roman"/>
          <w:sz w:val="24"/>
          <w:szCs w:val="24"/>
        </w:rPr>
        <w:t>, indicating</w:t>
      </w:r>
      <w:r w:rsidR="008100E9" w:rsidRPr="00B70217">
        <w:rPr>
          <w:rFonts w:ascii="Times New Roman" w:hAnsi="Times New Roman" w:cs="Times New Roman"/>
          <w:sz w:val="24"/>
          <w:szCs w:val="24"/>
        </w:rPr>
        <w:t xml:space="preserve"> </w:t>
      </w:r>
      <w:r w:rsidR="0012578B" w:rsidRPr="00B70217">
        <w:rPr>
          <w:rFonts w:ascii="Times New Roman" w:hAnsi="Times New Roman" w:cs="Times New Roman"/>
          <w:sz w:val="24"/>
          <w:szCs w:val="24"/>
        </w:rPr>
        <w:t xml:space="preserve">that </w:t>
      </w:r>
      <w:r w:rsidR="00427EDF" w:rsidRPr="00B70217">
        <w:rPr>
          <w:rFonts w:ascii="Times New Roman" w:hAnsi="Times New Roman" w:cs="Times New Roman"/>
          <w:sz w:val="24"/>
          <w:szCs w:val="24"/>
        </w:rPr>
        <w:t>PTL has a prognostic</w:t>
      </w:r>
      <w:r w:rsidR="00B97B01" w:rsidRPr="00B70217">
        <w:rPr>
          <w:rFonts w:ascii="Times New Roman" w:hAnsi="Times New Roman" w:cs="Times New Roman"/>
          <w:sz w:val="24"/>
          <w:szCs w:val="24"/>
        </w:rPr>
        <w:t xml:space="preserve"> value only in </w:t>
      </w:r>
      <w:r w:rsidR="002B6227" w:rsidRPr="00B70217">
        <w:rPr>
          <w:rFonts w:ascii="Times New Roman" w:hAnsi="Times New Roman" w:cs="Times New Roman"/>
          <w:sz w:val="24"/>
          <w:szCs w:val="24"/>
        </w:rPr>
        <w:t>patients with wild type tumours</w:t>
      </w:r>
      <w:r w:rsidR="00497DCE" w:rsidRPr="00B70217">
        <w:rPr>
          <w:rFonts w:ascii="Times New Roman" w:hAnsi="Times New Roman" w:cs="Times New Roman"/>
          <w:sz w:val="24"/>
          <w:szCs w:val="24"/>
        </w:rPr>
        <w:t>.</w:t>
      </w:r>
      <w:r w:rsidR="0007717E" w:rsidRPr="00B70217">
        <w:rPr>
          <w:rFonts w:ascii="Times New Roman" w:hAnsi="Times New Roman" w:cs="Times New Roman"/>
          <w:sz w:val="24"/>
          <w:szCs w:val="24"/>
        </w:rPr>
        <w:t xml:space="preserve"> </w:t>
      </w:r>
      <w:bookmarkEnd w:id="25"/>
    </w:p>
    <w:p w14:paraId="4B6C4FA1" w14:textId="34BF809C" w:rsidR="00CF4105" w:rsidRPr="00B70217" w:rsidRDefault="00214AE1" w:rsidP="00CF4105">
      <w:pPr>
        <w:spacing w:line="480" w:lineRule="auto"/>
        <w:rPr>
          <w:rFonts w:ascii="Times New Roman" w:hAnsi="Times New Roman" w:cs="Times New Roman"/>
          <w:color w:val="2E74B5" w:themeColor="accent5" w:themeShade="BF"/>
          <w:sz w:val="24"/>
          <w:szCs w:val="24"/>
        </w:rPr>
      </w:pPr>
      <w:r w:rsidRPr="00B70217">
        <w:rPr>
          <w:rFonts w:ascii="Times New Roman" w:hAnsi="Times New Roman" w:cs="Times New Roman"/>
          <w:color w:val="2E74B5" w:themeColor="accent5" w:themeShade="BF"/>
          <w:sz w:val="24"/>
          <w:szCs w:val="24"/>
        </w:rPr>
        <w:t xml:space="preserve">Meta-Analysis of Overall Survival stratified by KRAS mutational status </w:t>
      </w:r>
      <w:bookmarkStart w:id="26" w:name="_Hlk72871939"/>
      <w:r w:rsidR="00CD3988" w:rsidRPr="00B70217">
        <w:rPr>
          <w:rFonts w:ascii="Times New Roman" w:hAnsi="Times New Roman" w:cs="Times New Roman"/>
          <w:color w:val="2E74B5" w:themeColor="accent5" w:themeShade="BF"/>
          <w:sz w:val="24"/>
          <w:szCs w:val="24"/>
        </w:rPr>
        <w:t xml:space="preserve">using </w:t>
      </w:r>
      <w:r w:rsidR="00D90F09" w:rsidRPr="00B70217">
        <w:rPr>
          <w:rFonts w:ascii="Times New Roman" w:hAnsi="Times New Roman" w:cs="Times New Roman"/>
          <w:color w:val="2E74B5" w:themeColor="accent5" w:themeShade="BF"/>
          <w:sz w:val="24"/>
          <w:szCs w:val="24"/>
        </w:rPr>
        <w:t xml:space="preserve">the second </w:t>
      </w:r>
      <w:r w:rsidR="00CD3988" w:rsidRPr="00B70217">
        <w:rPr>
          <w:rFonts w:ascii="Times New Roman" w:hAnsi="Times New Roman" w:cs="Times New Roman"/>
          <w:color w:val="2E74B5" w:themeColor="accent5" w:themeShade="BF"/>
          <w:sz w:val="24"/>
          <w:szCs w:val="24"/>
        </w:rPr>
        <w:t>definition of PTL</w:t>
      </w:r>
    </w:p>
    <w:bookmarkEnd w:id="26"/>
    <w:p w14:paraId="1507269F" w14:textId="11AA10A9" w:rsidR="00CF4105" w:rsidRPr="00B70217" w:rsidRDefault="00CD3988" w:rsidP="00CF4105">
      <w:pPr>
        <w:spacing w:line="480" w:lineRule="auto"/>
        <w:rPr>
          <w:rFonts w:ascii="Times New Roman" w:hAnsi="Times New Roman" w:cs="Times New Roman"/>
          <w:sz w:val="24"/>
          <w:szCs w:val="24"/>
        </w:rPr>
      </w:pPr>
      <w:r w:rsidRPr="00B70217">
        <w:rPr>
          <w:rFonts w:ascii="Times New Roman" w:hAnsi="Times New Roman" w:cs="Times New Roman"/>
          <w:sz w:val="24"/>
          <w:szCs w:val="24"/>
        </w:rPr>
        <w:lastRenderedPageBreak/>
        <w:t xml:space="preserve">When an alternate definition of PTL was used (patients with rectal </w:t>
      </w:r>
      <w:proofErr w:type="spellStart"/>
      <w:r w:rsidRPr="00B70217">
        <w:rPr>
          <w:rFonts w:ascii="Times New Roman" w:hAnsi="Times New Roman" w:cs="Times New Roman"/>
          <w:sz w:val="24"/>
          <w:szCs w:val="24"/>
        </w:rPr>
        <w:t>tumors</w:t>
      </w:r>
      <w:proofErr w:type="spellEnd"/>
      <w:r w:rsidRPr="00B70217">
        <w:rPr>
          <w:rFonts w:ascii="Times New Roman" w:hAnsi="Times New Roman" w:cs="Times New Roman"/>
          <w:sz w:val="24"/>
          <w:szCs w:val="24"/>
        </w:rPr>
        <w:t xml:space="preserve"> were not included in the left sided group), the </w:t>
      </w:r>
      <w:r w:rsidR="00560E43" w:rsidRPr="00B70217">
        <w:rPr>
          <w:rFonts w:ascii="Times New Roman" w:hAnsi="Times New Roman" w:cs="Times New Roman"/>
          <w:sz w:val="24"/>
          <w:szCs w:val="24"/>
        </w:rPr>
        <w:t xml:space="preserve">analysis </w:t>
      </w:r>
      <w:r w:rsidR="00442B58" w:rsidRPr="00B70217">
        <w:rPr>
          <w:rFonts w:ascii="Times New Roman" w:hAnsi="Times New Roman" w:cs="Times New Roman"/>
          <w:sz w:val="24"/>
          <w:szCs w:val="24"/>
        </w:rPr>
        <w:t>showed similar results</w:t>
      </w:r>
      <w:r w:rsidR="00E43630" w:rsidRPr="00B70217">
        <w:rPr>
          <w:rFonts w:ascii="Times New Roman" w:hAnsi="Times New Roman" w:cs="Times New Roman"/>
          <w:sz w:val="24"/>
          <w:szCs w:val="24"/>
        </w:rPr>
        <w:t xml:space="preserve"> </w:t>
      </w:r>
      <w:r w:rsidR="00442B58" w:rsidRPr="00B70217">
        <w:rPr>
          <w:rFonts w:ascii="Times New Roman" w:hAnsi="Times New Roman" w:cs="Times New Roman"/>
          <w:sz w:val="24"/>
          <w:szCs w:val="24"/>
        </w:rPr>
        <w:t xml:space="preserve">confirming </w:t>
      </w:r>
      <w:r w:rsidR="00BE024A" w:rsidRPr="00B70217">
        <w:rPr>
          <w:rFonts w:ascii="Times New Roman" w:hAnsi="Times New Roman" w:cs="Times New Roman"/>
          <w:sz w:val="24"/>
          <w:szCs w:val="24"/>
        </w:rPr>
        <w:t>that</w:t>
      </w:r>
      <w:r w:rsidR="00560E43" w:rsidRPr="00B70217">
        <w:rPr>
          <w:rFonts w:ascii="Times New Roman" w:hAnsi="Times New Roman" w:cs="Times New Roman"/>
          <w:sz w:val="24"/>
          <w:szCs w:val="24"/>
        </w:rPr>
        <w:t xml:space="preserve"> PTL </w:t>
      </w:r>
      <w:r w:rsidR="00D45DFD" w:rsidRPr="00B70217">
        <w:rPr>
          <w:rFonts w:ascii="Times New Roman" w:hAnsi="Times New Roman" w:cs="Times New Roman"/>
          <w:sz w:val="24"/>
          <w:szCs w:val="24"/>
        </w:rPr>
        <w:t xml:space="preserve">has </w:t>
      </w:r>
      <w:r w:rsidR="00560E43" w:rsidRPr="00B70217">
        <w:rPr>
          <w:rFonts w:ascii="Times New Roman" w:hAnsi="Times New Roman" w:cs="Times New Roman"/>
          <w:sz w:val="24"/>
          <w:szCs w:val="24"/>
        </w:rPr>
        <w:t>prognostic</w:t>
      </w:r>
      <w:r w:rsidR="00D83419" w:rsidRPr="00B70217">
        <w:rPr>
          <w:rFonts w:ascii="Times New Roman" w:hAnsi="Times New Roman" w:cs="Times New Roman"/>
          <w:sz w:val="24"/>
          <w:szCs w:val="24"/>
        </w:rPr>
        <w:t xml:space="preserve"> value</w:t>
      </w:r>
      <w:r w:rsidR="00560E43" w:rsidRPr="00B70217">
        <w:rPr>
          <w:rFonts w:ascii="Times New Roman" w:hAnsi="Times New Roman" w:cs="Times New Roman"/>
          <w:sz w:val="24"/>
          <w:szCs w:val="24"/>
        </w:rPr>
        <w:t xml:space="preserve"> only in </w:t>
      </w:r>
      <w:r w:rsidR="00AC0770" w:rsidRPr="00B70217">
        <w:rPr>
          <w:rFonts w:ascii="Times New Roman" w:hAnsi="Times New Roman" w:cs="Times New Roman"/>
          <w:sz w:val="24"/>
          <w:szCs w:val="24"/>
        </w:rPr>
        <w:t xml:space="preserve">patients </w:t>
      </w:r>
      <w:r w:rsidR="00560E43" w:rsidRPr="00B70217">
        <w:rPr>
          <w:rFonts w:ascii="Times New Roman" w:hAnsi="Times New Roman" w:cs="Times New Roman"/>
          <w:sz w:val="24"/>
          <w:szCs w:val="24"/>
        </w:rPr>
        <w:t xml:space="preserve">with </w:t>
      </w:r>
      <w:r w:rsidR="00560E43" w:rsidRPr="00443718">
        <w:rPr>
          <w:rFonts w:ascii="Times New Roman" w:hAnsi="Times New Roman" w:cs="Times New Roman"/>
          <w:sz w:val="24"/>
          <w:szCs w:val="24"/>
        </w:rPr>
        <w:t xml:space="preserve">wild type </w:t>
      </w:r>
      <w:proofErr w:type="spellStart"/>
      <w:r w:rsidR="00560E43" w:rsidRPr="00443718">
        <w:rPr>
          <w:rFonts w:ascii="Times New Roman" w:hAnsi="Times New Roman" w:cs="Times New Roman"/>
          <w:sz w:val="24"/>
          <w:szCs w:val="24"/>
        </w:rPr>
        <w:t>tumors</w:t>
      </w:r>
      <w:proofErr w:type="spellEnd"/>
      <w:r w:rsidR="00297876" w:rsidRPr="00443718">
        <w:rPr>
          <w:rFonts w:ascii="Times New Roman" w:hAnsi="Times New Roman" w:cs="Times New Roman"/>
          <w:sz w:val="24"/>
          <w:szCs w:val="24"/>
        </w:rPr>
        <w:t xml:space="preserve">. Specifically, </w:t>
      </w:r>
      <w:r w:rsidR="00DF0CFB" w:rsidRPr="00443718">
        <w:rPr>
          <w:rFonts w:ascii="Times New Roman" w:hAnsi="Times New Roman" w:cs="Times New Roman"/>
          <w:sz w:val="24"/>
          <w:szCs w:val="24"/>
        </w:rPr>
        <w:t>the</w:t>
      </w:r>
      <w:r w:rsidR="00BE024A" w:rsidRPr="00443718">
        <w:rPr>
          <w:rFonts w:ascii="Times New Roman" w:hAnsi="Times New Roman" w:cs="Times New Roman"/>
          <w:sz w:val="24"/>
          <w:szCs w:val="24"/>
        </w:rPr>
        <w:t xml:space="preserve"> pooled HR</w:t>
      </w:r>
      <w:r w:rsidR="00B83697" w:rsidRPr="00443718">
        <w:rPr>
          <w:rFonts w:ascii="Times New Roman" w:hAnsi="Times New Roman" w:cs="Times New Roman"/>
          <w:sz w:val="24"/>
          <w:szCs w:val="24"/>
        </w:rPr>
        <w:t>s were</w:t>
      </w:r>
      <w:r w:rsidR="00BE024A" w:rsidRPr="00443718">
        <w:rPr>
          <w:rFonts w:ascii="Times New Roman" w:hAnsi="Times New Roman" w:cs="Times New Roman"/>
          <w:sz w:val="24"/>
          <w:szCs w:val="24"/>
        </w:rPr>
        <w:t xml:space="preserve"> 0.86 (95% CI, 0.58-1.</w:t>
      </w:r>
      <w:proofErr w:type="gramStart"/>
      <w:r w:rsidR="00BE024A" w:rsidRPr="00443718">
        <w:rPr>
          <w:rFonts w:ascii="Times New Roman" w:hAnsi="Times New Roman" w:cs="Times New Roman"/>
          <w:sz w:val="24"/>
          <w:szCs w:val="24"/>
        </w:rPr>
        <w:t>28)</w:t>
      </w:r>
      <w:r w:rsidR="00BD4888" w:rsidRPr="00443718">
        <w:rPr>
          <w:rFonts w:ascii="Times New Roman" w:hAnsi="Times New Roman" w:cs="Times New Roman"/>
          <w:sz w:val="24"/>
          <w:szCs w:val="24"/>
        </w:rPr>
        <w:t>(</w:t>
      </w:r>
      <w:proofErr w:type="gramEnd"/>
      <w:r w:rsidR="00BD4888" w:rsidRPr="00443718">
        <w:rPr>
          <w:rFonts w:ascii="Times New Roman" w:hAnsi="Times New Roman" w:cs="Times New Roman"/>
          <w:sz w:val="24"/>
          <w:szCs w:val="24"/>
        </w:rPr>
        <w:t xml:space="preserve">Figure </w:t>
      </w:r>
      <w:r w:rsidR="00443718" w:rsidRPr="00443718">
        <w:rPr>
          <w:rFonts w:ascii="Times New Roman" w:hAnsi="Times New Roman" w:cs="Times New Roman"/>
          <w:sz w:val="24"/>
          <w:szCs w:val="24"/>
        </w:rPr>
        <w:t>3</w:t>
      </w:r>
      <w:r w:rsidR="00BD4888" w:rsidRPr="00443718">
        <w:rPr>
          <w:rFonts w:ascii="Times New Roman" w:hAnsi="Times New Roman" w:cs="Times New Roman"/>
          <w:sz w:val="24"/>
          <w:szCs w:val="24"/>
        </w:rPr>
        <w:t>A)</w:t>
      </w:r>
      <w:r w:rsidR="00BE024A" w:rsidRPr="00443718">
        <w:rPr>
          <w:rFonts w:ascii="Times New Roman" w:hAnsi="Times New Roman" w:cs="Times New Roman"/>
          <w:sz w:val="24"/>
          <w:szCs w:val="24"/>
        </w:rPr>
        <w:t xml:space="preserve"> </w:t>
      </w:r>
      <w:r w:rsidR="00BD4888" w:rsidRPr="00443718">
        <w:rPr>
          <w:rFonts w:ascii="Times New Roman" w:hAnsi="Times New Roman" w:cs="Times New Roman"/>
          <w:sz w:val="24"/>
          <w:szCs w:val="24"/>
        </w:rPr>
        <w:t xml:space="preserve">and 0.68 (95% CI, 0.54-0.86)(Figure </w:t>
      </w:r>
      <w:r w:rsidR="00443718" w:rsidRPr="00443718">
        <w:rPr>
          <w:rFonts w:ascii="Times New Roman" w:hAnsi="Times New Roman" w:cs="Times New Roman"/>
          <w:sz w:val="24"/>
          <w:szCs w:val="24"/>
        </w:rPr>
        <w:t>3</w:t>
      </w:r>
      <w:r w:rsidR="00BD4888" w:rsidRPr="00443718">
        <w:rPr>
          <w:rFonts w:ascii="Times New Roman" w:hAnsi="Times New Roman" w:cs="Times New Roman"/>
          <w:sz w:val="24"/>
          <w:szCs w:val="24"/>
        </w:rPr>
        <w:t xml:space="preserve">B) </w:t>
      </w:r>
      <w:r w:rsidR="00BE024A" w:rsidRPr="00443718">
        <w:rPr>
          <w:rFonts w:ascii="Times New Roman" w:hAnsi="Times New Roman" w:cs="Times New Roman"/>
          <w:sz w:val="24"/>
          <w:szCs w:val="24"/>
        </w:rPr>
        <w:t>for KRAS</w:t>
      </w:r>
      <w:r w:rsidR="00BE024A" w:rsidRPr="00B70217">
        <w:rPr>
          <w:rFonts w:ascii="Times New Roman" w:hAnsi="Times New Roman" w:cs="Times New Roman"/>
          <w:sz w:val="24"/>
          <w:szCs w:val="24"/>
        </w:rPr>
        <w:t xml:space="preserve"> mutated </w:t>
      </w:r>
      <w:r w:rsidR="00BD4888" w:rsidRPr="00B70217">
        <w:rPr>
          <w:rFonts w:ascii="Times New Roman" w:hAnsi="Times New Roman" w:cs="Times New Roman"/>
          <w:sz w:val="24"/>
          <w:szCs w:val="24"/>
        </w:rPr>
        <w:t xml:space="preserve">and wild type </w:t>
      </w:r>
      <w:proofErr w:type="spellStart"/>
      <w:r w:rsidR="00BE024A" w:rsidRPr="00B70217">
        <w:rPr>
          <w:rFonts w:ascii="Times New Roman" w:hAnsi="Times New Roman" w:cs="Times New Roman"/>
          <w:sz w:val="24"/>
          <w:szCs w:val="24"/>
        </w:rPr>
        <w:t>tumors</w:t>
      </w:r>
      <w:proofErr w:type="spellEnd"/>
      <w:r w:rsidR="00BE024A" w:rsidRPr="00B70217">
        <w:rPr>
          <w:rFonts w:ascii="Times New Roman" w:hAnsi="Times New Roman" w:cs="Times New Roman"/>
          <w:sz w:val="24"/>
          <w:szCs w:val="24"/>
        </w:rPr>
        <w:t>, respectively</w:t>
      </w:r>
      <w:r w:rsidR="00560E43" w:rsidRPr="00B70217">
        <w:rPr>
          <w:rFonts w:ascii="Times New Roman" w:hAnsi="Times New Roman" w:cs="Times New Roman"/>
          <w:sz w:val="24"/>
          <w:szCs w:val="24"/>
        </w:rPr>
        <w:t xml:space="preserve">. </w:t>
      </w:r>
    </w:p>
    <w:p w14:paraId="27728993" w14:textId="45B10064" w:rsidR="00CF2C30" w:rsidRPr="00B70217" w:rsidRDefault="00CF2C30" w:rsidP="00CF2C30">
      <w:pPr>
        <w:spacing w:line="480" w:lineRule="auto"/>
        <w:rPr>
          <w:rFonts w:ascii="Times New Roman" w:hAnsi="Times New Roman" w:cs="Times New Roman"/>
          <w:color w:val="2E74B5" w:themeColor="accent5" w:themeShade="BF"/>
          <w:sz w:val="24"/>
          <w:szCs w:val="24"/>
        </w:rPr>
      </w:pPr>
      <w:bookmarkStart w:id="27" w:name="_Hlk72871890"/>
      <w:r w:rsidRPr="00B70217">
        <w:rPr>
          <w:rFonts w:ascii="Times New Roman" w:hAnsi="Times New Roman" w:cs="Times New Roman"/>
          <w:color w:val="2E74B5" w:themeColor="accent5" w:themeShade="BF"/>
          <w:sz w:val="24"/>
          <w:szCs w:val="24"/>
        </w:rPr>
        <w:t xml:space="preserve">Meta-Analysis of Overall Survival </w:t>
      </w:r>
      <w:r w:rsidR="0099461C" w:rsidRPr="00B70217">
        <w:rPr>
          <w:rFonts w:ascii="Times New Roman" w:hAnsi="Times New Roman" w:cs="Times New Roman"/>
          <w:color w:val="2E74B5" w:themeColor="accent5" w:themeShade="BF"/>
          <w:sz w:val="24"/>
          <w:szCs w:val="24"/>
        </w:rPr>
        <w:t xml:space="preserve">interaction terms </w:t>
      </w:r>
      <w:r w:rsidRPr="00B70217">
        <w:rPr>
          <w:rFonts w:ascii="Times New Roman" w:hAnsi="Times New Roman" w:cs="Times New Roman"/>
          <w:color w:val="2E74B5" w:themeColor="accent5" w:themeShade="BF"/>
          <w:sz w:val="24"/>
          <w:szCs w:val="24"/>
        </w:rPr>
        <w:t xml:space="preserve">(MA-IT) </w:t>
      </w:r>
      <w:r w:rsidR="00CD3988" w:rsidRPr="00B70217">
        <w:rPr>
          <w:rFonts w:ascii="Times New Roman" w:hAnsi="Times New Roman" w:cs="Times New Roman"/>
          <w:color w:val="2E74B5" w:themeColor="accent5" w:themeShade="BF"/>
          <w:sz w:val="24"/>
          <w:szCs w:val="24"/>
        </w:rPr>
        <w:t xml:space="preserve">using the </w:t>
      </w:r>
      <w:r w:rsidR="00D90F09" w:rsidRPr="00B70217">
        <w:rPr>
          <w:rFonts w:ascii="Times New Roman" w:hAnsi="Times New Roman" w:cs="Times New Roman"/>
          <w:color w:val="2E74B5" w:themeColor="accent5" w:themeShade="BF"/>
          <w:sz w:val="24"/>
          <w:szCs w:val="24"/>
        </w:rPr>
        <w:t xml:space="preserve">first </w:t>
      </w:r>
      <w:r w:rsidR="00CD3988" w:rsidRPr="00B70217">
        <w:rPr>
          <w:rFonts w:ascii="Times New Roman" w:hAnsi="Times New Roman" w:cs="Times New Roman"/>
          <w:color w:val="2E74B5" w:themeColor="accent5" w:themeShade="BF"/>
          <w:sz w:val="24"/>
          <w:szCs w:val="24"/>
        </w:rPr>
        <w:t>definition of PTL</w:t>
      </w:r>
    </w:p>
    <w:bookmarkEnd w:id="27"/>
    <w:p w14:paraId="1B3EF906" w14:textId="10726C0A" w:rsidR="00214AE1" w:rsidRPr="00443718" w:rsidRDefault="0099461C" w:rsidP="00CF2C30">
      <w:pPr>
        <w:spacing w:line="480" w:lineRule="auto"/>
        <w:rPr>
          <w:rFonts w:ascii="Times New Roman" w:hAnsi="Times New Roman" w:cs="Times New Roman"/>
          <w:sz w:val="24"/>
          <w:szCs w:val="24"/>
        </w:rPr>
      </w:pPr>
      <w:r w:rsidRPr="00B70217">
        <w:rPr>
          <w:rFonts w:ascii="Times New Roman" w:hAnsi="Times New Roman" w:cs="Times New Roman"/>
          <w:sz w:val="24"/>
          <w:szCs w:val="24"/>
        </w:rPr>
        <w:t xml:space="preserve">The meta-analysis of interaction terms showed that there is a significant interaction between </w:t>
      </w:r>
      <w:proofErr w:type="spellStart"/>
      <w:r w:rsidRPr="00B70217">
        <w:rPr>
          <w:rFonts w:ascii="Times New Roman" w:hAnsi="Times New Roman" w:cs="Times New Roman"/>
          <w:sz w:val="24"/>
          <w:szCs w:val="24"/>
        </w:rPr>
        <w:t>tumor</w:t>
      </w:r>
      <w:proofErr w:type="spellEnd"/>
      <w:r w:rsidRPr="00B70217">
        <w:rPr>
          <w:rFonts w:ascii="Times New Roman" w:hAnsi="Times New Roman" w:cs="Times New Roman"/>
          <w:sz w:val="24"/>
          <w:szCs w:val="24"/>
        </w:rPr>
        <w:t xml:space="preserve"> side and KRAS </w:t>
      </w:r>
      <w:r w:rsidRPr="00443718">
        <w:rPr>
          <w:rFonts w:ascii="Times New Roman" w:hAnsi="Times New Roman" w:cs="Times New Roman"/>
          <w:sz w:val="24"/>
          <w:szCs w:val="24"/>
        </w:rPr>
        <w:t>mutational status. Specifically</w:t>
      </w:r>
      <w:r w:rsidR="009B2D65" w:rsidRPr="00443718">
        <w:rPr>
          <w:rFonts w:ascii="Times New Roman" w:hAnsi="Times New Roman" w:cs="Times New Roman"/>
          <w:sz w:val="24"/>
          <w:szCs w:val="24"/>
        </w:rPr>
        <w:t xml:space="preserve">, </w:t>
      </w:r>
      <w:r w:rsidRPr="00443718">
        <w:rPr>
          <w:rFonts w:ascii="Times New Roman" w:hAnsi="Times New Roman" w:cs="Times New Roman"/>
          <w:sz w:val="24"/>
          <w:szCs w:val="24"/>
        </w:rPr>
        <w:t xml:space="preserve">the pooled HR for interaction terms was 1.38 </w:t>
      </w:r>
      <w:r w:rsidR="009B2D65" w:rsidRPr="00443718">
        <w:rPr>
          <w:rFonts w:ascii="Times New Roman" w:hAnsi="Times New Roman" w:cs="Times New Roman"/>
          <w:sz w:val="24"/>
          <w:szCs w:val="24"/>
        </w:rPr>
        <w:t>(95% CI 1.2</w:t>
      </w:r>
      <w:r w:rsidR="00B93BD9" w:rsidRPr="00443718">
        <w:rPr>
          <w:rFonts w:ascii="Times New Roman" w:hAnsi="Times New Roman" w:cs="Times New Roman"/>
          <w:sz w:val="24"/>
          <w:szCs w:val="24"/>
        </w:rPr>
        <w:t>4</w:t>
      </w:r>
      <w:r w:rsidR="009B2D65" w:rsidRPr="00443718">
        <w:rPr>
          <w:rFonts w:ascii="Times New Roman" w:hAnsi="Times New Roman" w:cs="Times New Roman"/>
          <w:sz w:val="24"/>
          <w:szCs w:val="24"/>
        </w:rPr>
        <w:t>-1.</w:t>
      </w:r>
      <w:proofErr w:type="gramStart"/>
      <w:r w:rsidR="009B2D65" w:rsidRPr="00443718">
        <w:rPr>
          <w:rFonts w:ascii="Times New Roman" w:hAnsi="Times New Roman" w:cs="Times New Roman"/>
          <w:sz w:val="24"/>
          <w:szCs w:val="24"/>
        </w:rPr>
        <w:t>5</w:t>
      </w:r>
      <w:r w:rsidR="00B93BD9" w:rsidRPr="00443718">
        <w:rPr>
          <w:rFonts w:ascii="Times New Roman" w:hAnsi="Times New Roman" w:cs="Times New Roman"/>
          <w:sz w:val="24"/>
          <w:szCs w:val="24"/>
        </w:rPr>
        <w:t>3</w:t>
      </w:r>
      <w:r w:rsidR="009B2D65" w:rsidRPr="00443718">
        <w:rPr>
          <w:rFonts w:ascii="Times New Roman" w:hAnsi="Times New Roman" w:cs="Times New Roman"/>
          <w:sz w:val="24"/>
          <w:szCs w:val="24"/>
        </w:rPr>
        <w:t>)</w:t>
      </w:r>
      <w:r w:rsidR="00BD4888" w:rsidRPr="00443718">
        <w:rPr>
          <w:rFonts w:ascii="Times New Roman" w:hAnsi="Times New Roman" w:cs="Times New Roman"/>
          <w:sz w:val="24"/>
          <w:szCs w:val="24"/>
        </w:rPr>
        <w:t>(</w:t>
      </w:r>
      <w:proofErr w:type="gramEnd"/>
      <w:r w:rsidR="00BD4888" w:rsidRPr="00443718">
        <w:rPr>
          <w:rFonts w:ascii="Times New Roman" w:hAnsi="Times New Roman" w:cs="Times New Roman"/>
          <w:sz w:val="24"/>
          <w:szCs w:val="24"/>
        </w:rPr>
        <w:t xml:space="preserve">Figure </w:t>
      </w:r>
      <w:r w:rsidR="00443718" w:rsidRPr="00443718">
        <w:rPr>
          <w:rFonts w:ascii="Times New Roman" w:hAnsi="Times New Roman" w:cs="Times New Roman"/>
          <w:sz w:val="24"/>
          <w:szCs w:val="24"/>
        </w:rPr>
        <w:t>4</w:t>
      </w:r>
      <w:r w:rsidR="00BD4888" w:rsidRPr="00443718">
        <w:rPr>
          <w:rFonts w:ascii="Times New Roman" w:hAnsi="Times New Roman" w:cs="Times New Roman"/>
          <w:sz w:val="24"/>
          <w:szCs w:val="24"/>
        </w:rPr>
        <w:t>)</w:t>
      </w:r>
      <w:r w:rsidR="00A22B44" w:rsidRPr="00443718">
        <w:rPr>
          <w:rFonts w:ascii="Times New Roman" w:hAnsi="Times New Roman" w:cs="Times New Roman"/>
          <w:sz w:val="24"/>
          <w:szCs w:val="24"/>
        </w:rPr>
        <w:t xml:space="preserve">. </w:t>
      </w:r>
      <w:ins w:id="28" w:author="Michael Belias" w:date="2021-06-06T20:12:00Z">
        <w:r w:rsidR="003B56FD">
          <w:rPr>
            <w:rFonts w:ascii="Times New Roman" w:hAnsi="Times New Roman" w:cs="Times New Roman"/>
            <w:sz w:val="24"/>
            <w:szCs w:val="24"/>
          </w:rPr>
          <w:t>This indicates that there is a statistically significant difference on the effect of PTL between KRAS wild-type and KRAS mutat</w:t>
        </w:r>
      </w:ins>
      <w:ins w:id="29" w:author="Michael Belias" w:date="2021-06-06T20:13:00Z">
        <w:r w:rsidR="003B56FD">
          <w:rPr>
            <w:rFonts w:ascii="Times New Roman" w:hAnsi="Times New Roman" w:cs="Times New Roman"/>
            <w:sz w:val="24"/>
            <w:szCs w:val="24"/>
          </w:rPr>
          <w:t xml:space="preserve">ed </w:t>
        </w:r>
        <w:proofErr w:type="spellStart"/>
        <w:r w:rsidR="009D641A">
          <w:rPr>
            <w:rFonts w:ascii="Times New Roman" w:hAnsi="Times New Roman" w:cs="Times New Roman"/>
            <w:sz w:val="24"/>
            <w:szCs w:val="24"/>
          </w:rPr>
          <w:t>tumors</w:t>
        </w:r>
        <w:proofErr w:type="spellEnd"/>
        <w:r w:rsidR="009D641A">
          <w:rPr>
            <w:rFonts w:ascii="Times New Roman" w:hAnsi="Times New Roman" w:cs="Times New Roman"/>
            <w:sz w:val="24"/>
            <w:szCs w:val="24"/>
          </w:rPr>
          <w:t xml:space="preserve">. </w:t>
        </w:r>
      </w:ins>
    </w:p>
    <w:p w14:paraId="36E38141" w14:textId="37D75E84" w:rsidR="00214AE1" w:rsidRPr="00443718" w:rsidRDefault="00214AE1" w:rsidP="00214AE1">
      <w:pPr>
        <w:spacing w:line="480" w:lineRule="auto"/>
        <w:rPr>
          <w:rFonts w:ascii="Times New Roman" w:hAnsi="Times New Roman" w:cs="Times New Roman"/>
          <w:color w:val="2E74B5" w:themeColor="accent5" w:themeShade="BF"/>
          <w:sz w:val="24"/>
          <w:szCs w:val="24"/>
        </w:rPr>
      </w:pPr>
      <w:r w:rsidRPr="00443718">
        <w:rPr>
          <w:rFonts w:ascii="Times New Roman" w:hAnsi="Times New Roman" w:cs="Times New Roman"/>
          <w:color w:val="2E74B5" w:themeColor="accent5" w:themeShade="BF"/>
          <w:sz w:val="24"/>
          <w:szCs w:val="24"/>
        </w:rPr>
        <w:t xml:space="preserve">Meta-Analysis of Overall Survival interaction terms (MA-IT) </w:t>
      </w:r>
      <w:r w:rsidR="00CD3988" w:rsidRPr="00443718">
        <w:rPr>
          <w:rFonts w:ascii="Times New Roman" w:hAnsi="Times New Roman" w:cs="Times New Roman"/>
          <w:color w:val="2E74B5" w:themeColor="accent5" w:themeShade="BF"/>
          <w:sz w:val="24"/>
          <w:szCs w:val="24"/>
        </w:rPr>
        <w:t xml:space="preserve">using </w:t>
      </w:r>
      <w:r w:rsidR="00D90F09" w:rsidRPr="00443718">
        <w:rPr>
          <w:rFonts w:ascii="Times New Roman" w:hAnsi="Times New Roman" w:cs="Times New Roman"/>
          <w:color w:val="2E74B5" w:themeColor="accent5" w:themeShade="BF"/>
          <w:sz w:val="24"/>
          <w:szCs w:val="24"/>
        </w:rPr>
        <w:t xml:space="preserve">the second </w:t>
      </w:r>
      <w:r w:rsidR="00CD3988" w:rsidRPr="00443718">
        <w:rPr>
          <w:rFonts w:ascii="Times New Roman" w:hAnsi="Times New Roman" w:cs="Times New Roman"/>
          <w:color w:val="2E74B5" w:themeColor="accent5" w:themeShade="BF"/>
          <w:sz w:val="24"/>
          <w:szCs w:val="24"/>
        </w:rPr>
        <w:t>definition of PTL</w:t>
      </w:r>
    </w:p>
    <w:p w14:paraId="16D3CFCD" w14:textId="0B3E4DD5" w:rsidR="0099461C" w:rsidRPr="00B70217" w:rsidRDefault="00CD3988" w:rsidP="00CF2C30">
      <w:pPr>
        <w:spacing w:line="480" w:lineRule="auto"/>
        <w:rPr>
          <w:rFonts w:ascii="Times New Roman" w:hAnsi="Times New Roman" w:cs="Times New Roman"/>
          <w:sz w:val="24"/>
          <w:szCs w:val="24"/>
        </w:rPr>
      </w:pPr>
      <w:r w:rsidRPr="00443718">
        <w:rPr>
          <w:rFonts w:ascii="Times New Roman" w:hAnsi="Times New Roman" w:cs="Times New Roman"/>
          <w:sz w:val="24"/>
          <w:szCs w:val="24"/>
        </w:rPr>
        <w:t xml:space="preserve">When an alternate definition of PTL was used (patients with rectal </w:t>
      </w:r>
      <w:proofErr w:type="spellStart"/>
      <w:r w:rsidRPr="00443718">
        <w:rPr>
          <w:rFonts w:ascii="Times New Roman" w:hAnsi="Times New Roman" w:cs="Times New Roman"/>
          <w:sz w:val="24"/>
          <w:szCs w:val="24"/>
        </w:rPr>
        <w:t>tumors</w:t>
      </w:r>
      <w:proofErr w:type="spellEnd"/>
      <w:r w:rsidRPr="00443718">
        <w:rPr>
          <w:rFonts w:ascii="Times New Roman" w:hAnsi="Times New Roman" w:cs="Times New Roman"/>
          <w:sz w:val="24"/>
          <w:szCs w:val="24"/>
        </w:rPr>
        <w:t xml:space="preserve"> were not included in the left sided group), a similarly significant interaction between </w:t>
      </w:r>
      <w:proofErr w:type="spellStart"/>
      <w:r w:rsidRPr="00443718">
        <w:rPr>
          <w:rFonts w:ascii="Times New Roman" w:hAnsi="Times New Roman" w:cs="Times New Roman"/>
          <w:sz w:val="24"/>
          <w:szCs w:val="24"/>
        </w:rPr>
        <w:t>tumor</w:t>
      </w:r>
      <w:proofErr w:type="spellEnd"/>
      <w:r w:rsidRPr="00443718">
        <w:rPr>
          <w:rFonts w:ascii="Times New Roman" w:hAnsi="Times New Roman" w:cs="Times New Roman"/>
          <w:sz w:val="24"/>
          <w:szCs w:val="24"/>
        </w:rPr>
        <w:t xml:space="preserve"> side and KRAS mutational status was observed. Specifically, </w:t>
      </w:r>
      <w:r w:rsidR="007F3027" w:rsidRPr="00443718">
        <w:rPr>
          <w:rFonts w:ascii="Times New Roman" w:hAnsi="Times New Roman" w:cs="Times New Roman"/>
          <w:sz w:val="24"/>
          <w:szCs w:val="24"/>
        </w:rPr>
        <w:t xml:space="preserve">the pooled HR for interaction terms was 1.28 </w:t>
      </w:r>
      <w:r w:rsidR="009B2D65" w:rsidRPr="00443718">
        <w:rPr>
          <w:rFonts w:ascii="Times New Roman" w:hAnsi="Times New Roman" w:cs="Times New Roman"/>
          <w:sz w:val="24"/>
          <w:szCs w:val="24"/>
        </w:rPr>
        <w:t xml:space="preserve">(95% CI </w:t>
      </w:r>
      <w:r w:rsidR="007F3027" w:rsidRPr="00443718">
        <w:rPr>
          <w:rFonts w:ascii="Times New Roman" w:hAnsi="Times New Roman" w:cs="Times New Roman"/>
          <w:sz w:val="24"/>
          <w:szCs w:val="24"/>
        </w:rPr>
        <w:t>1.01</w:t>
      </w:r>
      <w:r w:rsidR="009B2D65" w:rsidRPr="00443718">
        <w:rPr>
          <w:rFonts w:ascii="Times New Roman" w:hAnsi="Times New Roman" w:cs="Times New Roman"/>
          <w:sz w:val="24"/>
          <w:szCs w:val="24"/>
        </w:rPr>
        <w:t>-</w:t>
      </w:r>
      <w:r w:rsidR="007F3027" w:rsidRPr="00443718">
        <w:rPr>
          <w:rFonts w:ascii="Times New Roman" w:hAnsi="Times New Roman" w:cs="Times New Roman"/>
          <w:sz w:val="24"/>
          <w:szCs w:val="24"/>
        </w:rPr>
        <w:t>1.</w:t>
      </w:r>
      <w:proofErr w:type="gramStart"/>
      <w:r w:rsidR="007F3027" w:rsidRPr="00443718">
        <w:rPr>
          <w:rFonts w:ascii="Times New Roman" w:hAnsi="Times New Roman" w:cs="Times New Roman"/>
          <w:sz w:val="24"/>
          <w:szCs w:val="24"/>
        </w:rPr>
        <w:t>62</w:t>
      </w:r>
      <w:r w:rsidR="009B2D65" w:rsidRPr="00443718">
        <w:rPr>
          <w:rFonts w:ascii="Times New Roman" w:hAnsi="Times New Roman" w:cs="Times New Roman"/>
          <w:sz w:val="24"/>
          <w:szCs w:val="24"/>
        </w:rPr>
        <w:t>)</w:t>
      </w:r>
      <w:r w:rsidR="00BD4888" w:rsidRPr="00443718">
        <w:rPr>
          <w:rFonts w:ascii="Times New Roman" w:hAnsi="Times New Roman" w:cs="Times New Roman"/>
          <w:sz w:val="24"/>
          <w:szCs w:val="24"/>
        </w:rPr>
        <w:t>(</w:t>
      </w:r>
      <w:proofErr w:type="gramEnd"/>
      <w:r w:rsidR="00BD4888" w:rsidRPr="00443718">
        <w:rPr>
          <w:rFonts w:ascii="Times New Roman" w:hAnsi="Times New Roman" w:cs="Times New Roman"/>
          <w:sz w:val="24"/>
          <w:szCs w:val="24"/>
        </w:rPr>
        <w:t xml:space="preserve">Figure </w:t>
      </w:r>
      <w:r w:rsidR="00443718" w:rsidRPr="00443718">
        <w:rPr>
          <w:rFonts w:ascii="Times New Roman" w:hAnsi="Times New Roman" w:cs="Times New Roman"/>
          <w:sz w:val="24"/>
          <w:szCs w:val="24"/>
        </w:rPr>
        <w:t>5</w:t>
      </w:r>
      <w:r w:rsidR="00BD4888" w:rsidRPr="00443718">
        <w:rPr>
          <w:rFonts w:ascii="Times New Roman" w:hAnsi="Times New Roman" w:cs="Times New Roman"/>
          <w:sz w:val="24"/>
          <w:szCs w:val="24"/>
        </w:rPr>
        <w:t>)</w:t>
      </w:r>
      <w:r w:rsidR="007F3027" w:rsidRPr="00443718">
        <w:rPr>
          <w:rFonts w:ascii="Times New Roman" w:hAnsi="Times New Roman" w:cs="Times New Roman"/>
          <w:sz w:val="24"/>
          <w:szCs w:val="24"/>
        </w:rPr>
        <w:t>.</w:t>
      </w:r>
      <w:r w:rsidR="007F3027" w:rsidRPr="00B70217">
        <w:rPr>
          <w:rFonts w:ascii="Times New Roman" w:hAnsi="Times New Roman" w:cs="Times New Roman"/>
          <w:sz w:val="24"/>
          <w:szCs w:val="24"/>
        </w:rPr>
        <w:t xml:space="preserve"> </w:t>
      </w:r>
    </w:p>
    <w:p w14:paraId="003A0469" w14:textId="62924441" w:rsidR="00121D21" w:rsidRPr="00E65138" w:rsidRDefault="00121D21" w:rsidP="00CF2C30">
      <w:pPr>
        <w:spacing w:line="480" w:lineRule="auto"/>
        <w:rPr>
          <w:rFonts w:ascii="Times New Roman" w:hAnsi="Times New Roman" w:cs="Times New Roman"/>
          <w:sz w:val="24"/>
          <w:szCs w:val="24"/>
        </w:rPr>
      </w:pPr>
      <w:r w:rsidRPr="00B70217">
        <w:rPr>
          <w:rFonts w:ascii="Times New Roman" w:hAnsi="Times New Roman" w:cs="Times New Roman"/>
          <w:sz w:val="24"/>
          <w:szCs w:val="24"/>
        </w:rPr>
        <w:t xml:space="preserve">Publication bias: The publication bias tests could not </w:t>
      </w:r>
      <w:r w:rsidR="000E399C" w:rsidRPr="00B70217">
        <w:rPr>
          <w:rFonts w:ascii="Times New Roman" w:hAnsi="Times New Roman" w:cs="Times New Roman"/>
          <w:sz w:val="24"/>
          <w:szCs w:val="24"/>
        </w:rPr>
        <w:t>be</w:t>
      </w:r>
      <w:r w:rsidRPr="00B70217">
        <w:rPr>
          <w:rFonts w:ascii="Times New Roman" w:hAnsi="Times New Roman" w:cs="Times New Roman"/>
          <w:sz w:val="24"/>
          <w:szCs w:val="24"/>
        </w:rPr>
        <w:t xml:space="preserve"> performed because a minimum of 10 studies is required. </w:t>
      </w:r>
    </w:p>
    <w:p w14:paraId="2051687D" w14:textId="6E2250BC" w:rsidR="00D921E7" w:rsidRPr="00B70217" w:rsidRDefault="00D921E7" w:rsidP="00CF2C30">
      <w:pPr>
        <w:spacing w:line="480" w:lineRule="auto"/>
        <w:rPr>
          <w:rFonts w:ascii="Times New Roman" w:hAnsi="Times New Roman" w:cs="Times New Roman"/>
          <w:sz w:val="24"/>
          <w:szCs w:val="24"/>
        </w:rPr>
      </w:pPr>
    </w:p>
    <w:p w14:paraId="35802785" w14:textId="1078F076" w:rsidR="00D921E7" w:rsidRPr="00B70217" w:rsidRDefault="00D921E7" w:rsidP="00CF2C30">
      <w:pPr>
        <w:spacing w:line="480" w:lineRule="auto"/>
        <w:rPr>
          <w:rFonts w:ascii="Times New Roman" w:hAnsi="Times New Roman" w:cs="Times New Roman"/>
          <w:sz w:val="24"/>
          <w:szCs w:val="24"/>
        </w:rPr>
      </w:pPr>
    </w:p>
    <w:p w14:paraId="0AAD9BDD" w14:textId="41411B37" w:rsidR="00D921E7" w:rsidRPr="00B70217" w:rsidRDefault="00D921E7" w:rsidP="00CF2C30">
      <w:pPr>
        <w:spacing w:line="480" w:lineRule="auto"/>
        <w:rPr>
          <w:rFonts w:ascii="Times New Roman" w:hAnsi="Times New Roman" w:cs="Times New Roman"/>
          <w:sz w:val="24"/>
          <w:szCs w:val="24"/>
        </w:rPr>
      </w:pPr>
    </w:p>
    <w:p w14:paraId="79BDF414" w14:textId="0749A113" w:rsidR="00D921E7" w:rsidRPr="00B70217" w:rsidRDefault="00D921E7" w:rsidP="00CF2C30">
      <w:pPr>
        <w:spacing w:line="480" w:lineRule="auto"/>
        <w:rPr>
          <w:rFonts w:ascii="Times New Roman" w:hAnsi="Times New Roman" w:cs="Times New Roman"/>
          <w:sz w:val="24"/>
          <w:szCs w:val="24"/>
        </w:rPr>
      </w:pPr>
    </w:p>
    <w:p w14:paraId="348ECC91" w14:textId="316645E1" w:rsidR="00CF2C30" w:rsidRPr="00B70217" w:rsidRDefault="005B4227" w:rsidP="003E33E0">
      <w:pPr>
        <w:pStyle w:val="Heading1"/>
        <w:spacing w:line="480" w:lineRule="auto"/>
        <w:rPr>
          <w:rFonts w:ascii="Times New Roman" w:hAnsi="Times New Roman" w:cs="Times New Roman"/>
          <w:sz w:val="24"/>
          <w:szCs w:val="24"/>
        </w:rPr>
      </w:pPr>
      <w:r w:rsidRPr="00B70217">
        <w:rPr>
          <w:rFonts w:ascii="Times New Roman" w:hAnsi="Times New Roman" w:cs="Times New Roman"/>
          <w:sz w:val="24"/>
          <w:szCs w:val="24"/>
        </w:rPr>
        <w:lastRenderedPageBreak/>
        <w:t>Discussion</w:t>
      </w:r>
    </w:p>
    <w:p w14:paraId="5902F1D8" w14:textId="1B7B4191" w:rsidR="009D5201" w:rsidRPr="00B70217" w:rsidRDefault="00FB3EFE" w:rsidP="00CF4105">
      <w:pPr>
        <w:spacing w:line="480" w:lineRule="auto"/>
        <w:rPr>
          <w:rFonts w:ascii="Times New Roman" w:hAnsi="Times New Roman" w:cs="Times New Roman"/>
          <w:sz w:val="24"/>
          <w:szCs w:val="24"/>
        </w:rPr>
      </w:pPr>
      <w:r w:rsidRPr="00B70217">
        <w:rPr>
          <w:rFonts w:ascii="Times New Roman" w:hAnsi="Times New Roman" w:cs="Times New Roman"/>
          <w:sz w:val="24"/>
          <w:szCs w:val="24"/>
        </w:rPr>
        <w:t xml:space="preserve">This meta-analysis included </w:t>
      </w:r>
      <w:r w:rsidR="00DC5158" w:rsidRPr="00B70217">
        <w:rPr>
          <w:rFonts w:ascii="Times New Roman" w:hAnsi="Times New Roman" w:cs="Times New Roman"/>
          <w:sz w:val="24"/>
          <w:szCs w:val="24"/>
        </w:rPr>
        <w:t>a large number</w:t>
      </w:r>
      <w:r w:rsidR="0069144F" w:rsidRPr="00B70217">
        <w:rPr>
          <w:rFonts w:ascii="Times New Roman" w:hAnsi="Times New Roman" w:cs="Times New Roman"/>
          <w:sz w:val="24"/>
          <w:szCs w:val="24"/>
        </w:rPr>
        <w:t xml:space="preserve"> </w:t>
      </w:r>
      <w:r w:rsidR="00DC5158" w:rsidRPr="00B70217">
        <w:rPr>
          <w:rFonts w:ascii="Times New Roman" w:hAnsi="Times New Roman" w:cs="Times New Roman"/>
          <w:sz w:val="24"/>
          <w:szCs w:val="24"/>
        </w:rPr>
        <w:t>of</w:t>
      </w:r>
      <w:r w:rsidRPr="00B70217">
        <w:rPr>
          <w:rFonts w:ascii="Times New Roman" w:hAnsi="Times New Roman" w:cs="Times New Roman"/>
          <w:sz w:val="24"/>
          <w:szCs w:val="24"/>
        </w:rPr>
        <w:t xml:space="preserve"> patients </w:t>
      </w:r>
      <w:r w:rsidR="0069144F" w:rsidRPr="00B70217">
        <w:rPr>
          <w:rFonts w:ascii="Times New Roman" w:hAnsi="Times New Roman" w:cs="Times New Roman"/>
          <w:sz w:val="24"/>
          <w:szCs w:val="24"/>
        </w:rPr>
        <w:t>(n=</w:t>
      </w:r>
      <w:commentRangeStart w:id="30"/>
      <w:r w:rsidR="0069144F" w:rsidRPr="00B70217">
        <w:rPr>
          <w:rFonts w:ascii="Times New Roman" w:hAnsi="Times New Roman" w:cs="Times New Roman"/>
          <w:sz w:val="24"/>
          <w:szCs w:val="24"/>
        </w:rPr>
        <w:t>7,165</w:t>
      </w:r>
      <w:commentRangeEnd w:id="30"/>
      <w:r w:rsidR="00227DF7">
        <w:rPr>
          <w:rStyle w:val="CommentReference"/>
        </w:rPr>
        <w:commentReference w:id="30"/>
      </w:r>
      <w:r w:rsidR="0069144F" w:rsidRPr="00B70217">
        <w:rPr>
          <w:rFonts w:ascii="Times New Roman" w:hAnsi="Times New Roman" w:cs="Times New Roman"/>
          <w:sz w:val="24"/>
          <w:szCs w:val="24"/>
        </w:rPr>
        <w:t xml:space="preserve">) </w:t>
      </w:r>
      <w:r w:rsidRPr="00B70217">
        <w:rPr>
          <w:rFonts w:ascii="Times New Roman" w:hAnsi="Times New Roman" w:cs="Times New Roman"/>
          <w:sz w:val="24"/>
          <w:szCs w:val="24"/>
        </w:rPr>
        <w:t xml:space="preserve">with data on </w:t>
      </w:r>
      <w:proofErr w:type="spellStart"/>
      <w:r w:rsidRPr="00B70217">
        <w:rPr>
          <w:rFonts w:ascii="Times New Roman" w:hAnsi="Times New Roman" w:cs="Times New Roman"/>
          <w:sz w:val="24"/>
          <w:szCs w:val="24"/>
        </w:rPr>
        <w:t>pri</w:t>
      </w:r>
      <w:ins w:id="31" w:author="Michael Belias" w:date="2021-06-06T20:16:00Z">
        <w:r w:rsidR="003B31AE">
          <w:rPr>
            <w:rFonts w:ascii="Times New Roman" w:hAnsi="Times New Roman" w:cs="Times New Roman"/>
            <w:sz w:val="24"/>
            <w:szCs w:val="24"/>
          </w:rPr>
          <w:t>t</w:t>
        </w:r>
      </w:ins>
      <w:r w:rsidRPr="00B70217">
        <w:rPr>
          <w:rFonts w:ascii="Times New Roman" w:hAnsi="Times New Roman" w:cs="Times New Roman"/>
          <w:sz w:val="24"/>
          <w:szCs w:val="24"/>
        </w:rPr>
        <w:t>mary</w:t>
      </w:r>
      <w:proofErr w:type="spellEnd"/>
      <w:r w:rsidRPr="00B70217">
        <w:rPr>
          <w:rFonts w:ascii="Times New Roman" w:hAnsi="Times New Roman" w:cs="Times New Roman"/>
          <w:sz w:val="24"/>
          <w:szCs w:val="24"/>
        </w:rPr>
        <w:t xml:space="preserve"> </w:t>
      </w:r>
      <w:proofErr w:type="spellStart"/>
      <w:r w:rsidRPr="00B70217">
        <w:rPr>
          <w:rFonts w:ascii="Times New Roman" w:hAnsi="Times New Roman" w:cs="Times New Roman"/>
          <w:sz w:val="24"/>
          <w:szCs w:val="24"/>
        </w:rPr>
        <w:t>tumor</w:t>
      </w:r>
      <w:proofErr w:type="spellEnd"/>
      <w:r w:rsidRPr="00B70217">
        <w:rPr>
          <w:rFonts w:ascii="Times New Roman" w:hAnsi="Times New Roman" w:cs="Times New Roman"/>
          <w:sz w:val="24"/>
          <w:szCs w:val="24"/>
        </w:rPr>
        <w:t xml:space="preserve"> side and KRAS mutational status</w:t>
      </w:r>
      <w:r w:rsidR="00F53EB1" w:rsidRPr="00B70217">
        <w:rPr>
          <w:rFonts w:ascii="Times New Roman" w:hAnsi="Times New Roman" w:cs="Times New Roman"/>
          <w:sz w:val="24"/>
          <w:szCs w:val="24"/>
        </w:rPr>
        <w:t>, and</w:t>
      </w:r>
      <w:r w:rsidR="00DC5158" w:rsidRPr="00B70217">
        <w:rPr>
          <w:rFonts w:ascii="Times New Roman" w:hAnsi="Times New Roman" w:cs="Times New Roman"/>
          <w:sz w:val="24"/>
          <w:szCs w:val="24"/>
        </w:rPr>
        <w:t xml:space="preserve"> t</w:t>
      </w:r>
      <w:r w:rsidR="00816FAF" w:rsidRPr="00B70217">
        <w:rPr>
          <w:rFonts w:ascii="Times New Roman" w:hAnsi="Times New Roman" w:cs="Times New Roman"/>
          <w:sz w:val="24"/>
          <w:szCs w:val="24"/>
        </w:rPr>
        <w:t xml:space="preserve">he </w:t>
      </w:r>
      <w:r w:rsidRPr="00B70217">
        <w:rPr>
          <w:rFonts w:ascii="Times New Roman" w:hAnsi="Times New Roman" w:cs="Times New Roman"/>
          <w:sz w:val="24"/>
          <w:szCs w:val="24"/>
        </w:rPr>
        <w:t xml:space="preserve">robustness of the </w:t>
      </w:r>
      <w:r w:rsidR="005963FB" w:rsidRPr="00B70217">
        <w:rPr>
          <w:rFonts w:ascii="Times New Roman" w:hAnsi="Times New Roman" w:cs="Times New Roman"/>
          <w:sz w:val="24"/>
          <w:szCs w:val="24"/>
        </w:rPr>
        <w:t>study</w:t>
      </w:r>
      <w:r w:rsidR="00816FAF" w:rsidRPr="00B70217">
        <w:rPr>
          <w:rFonts w:ascii="Times New Roman" w:hAnsi="Times New Roman" w:cs="Times New Roman"/>
          <w:sz w:val="24"/>
          <w:szCs w:val="24"/>
        </w:rPr>
        <w:t xml:space="preserve"> was </w:t>
      </w:r>
      <w:r w:rsidR="00F53EB1" w:rsidRPr="00B70217">
        <w:rPr>
          <w:rFonts w:ascii="Times New Roman" w:hAnsi="Times New Roman" w:cs="Times New Roman"/>
          <w:sz w:val="24"/>
          <w:szCs w:val="24"/>
        </w:rPr>
        <w:t xml:space="preserve">further </w:t>
      </w:r>
      <w:r w:rsidR="00816FAF" w:rsidRPr="00B70217">
        <w:rPr>
          <w:rFonts w:ascii="Times New Roman" w:hAnsi="Times New Roman" w:cs="Times New Roman"/>
          <w:sz w:val="24"/>
          <w:szCs w:val="24"/>
        </w:rPr>
        <w:t>increased by the inclusion of IPD.</w:t>
      </w:r>
      <w:r w:rsidR="001A54B8" w:rsidRPr="00B70217">
        <w:rPr>
          <w:rFonts w:ascii="Times New Roman" w:hAnsi="Times New Roman" w:cs="Times New Roman"/>
          <w:sz w:val="24"/>
          <w:szCs w:val="24"/>
        </w:rPr>
        <w:t xml:space="preserve"> To our knowledge,</w:t>
      </w:r>
      <w:r w:rsidRPr="00B70217">
        <w:rPr>
          <w:rFonts w:ascii="Times New Roman" w:hAnsi="Times New Roman" w:cs="Times New Roman"/>
          <w:sz w:val="24"/>
          <w:szCs w:val="24"/>
        </w:rPr>
        <w:t xml:space="preserve"> </w:t>
      </w:r>
      <w:r w:rsidR="001A54B8" w:rsidRPr="00B70217">
        <w:rPr>
          <w:rFonts w:ascii="Times New Roman" w:hAnsi="Times New Roman" w:cs="Times New Roman"/>
          <w:sz w:val="24"/>
          <w:szCs w:val="24"/>
        </w:rPr>
        <w:t>i</w:t>
      </w:r>
      <w:r w:rsidRPr="00B70217">
        <w:rPr>
          <w:rFonts w:ascii="Times New Roman" w:hAnsi="Times New Roman" w:cs="Times New Roman"/>
          <w:sz w:val="24"/>
          <w:szCs w:val="24"/>
        </w:rPr>
        <w:t>t is the first meta-analysis</w:t>
      </w:r>
      <w:r w:rsidR="001A54B8" w:rsidRPr="00B70217">
        <w:rPr>
          <w:rFonts w:ascii="Times New Roman" w:hAnsi="Times New Roman" w:cs="Times New Roman"/>
          <w:sz w:val="24"/>
          <w:szCs w:val="24"/>
        </w:rPr>
        <w:t xml:space="preserve"> </w:t>
      </w:r>
      <w:r w:rsidRPr="00B70217">
        <w:rPr>
          <w:rFonts w:ascii="Times New Roman" w:hAnsi="Times New Roman" w:cs="Times New Roman"/>
          <w:sz w:val="24"/>
          <w:szCs w:val="24"/>
        </w:rPr>
        <w:t>that explicitly investigate</w:t>
      </w:r>
      <w:r w:rsidR="00DC5158" w:rsidRPr="00B70217">
        <w:rPr>
          <w:rFonts w:ascii="Times New Roman" w:hAnsi="Times New Roman" w:cs="Times New Roman"/>
          <w:sz w:val="24"/>
          <w:szCs w:val="24"/>
        </w:rPr>
        <w:t>d</w:t>
      </w:r>
      <w:r w:rsidRPr="00B70217">
        <w:rPr>
          <w:rFonts w:ascii="Times New Roman" w:hAnsi="Times New Roman" w:cs="Times New Roman"/>
          <w:sz w:val="24"/>
          <w:szCs w:val="24"/>
        </w:rPr>
        <w:t xml:space="preserve"> whether the effect of PTL is independent </w:t>
      </w:r>
      <w:r w:rsidR="001A54B8" w:rsidRPr="00B70217">
        <w:rPr>
          <w:rFonts w:ascii="Times New Roman" w:hAnsi="Times New Roman" w:cs="Times New Roman"/>
          <w:sz w:val="24"/>
          <w:szCs w:val="24"/>
        </w:rPr>
        <w:t xml:space="preserve">of </w:t>
      </w:r>
      <w:r w:rsidRPr="00B70217">
        <w:rPr>
          <w:rFonts w:ascii="Times New Roman" w:hAnsi="Times New Roman" w:cs="Times New Roman"/>
          <w:sz w:val="24"/>
          <w:szCs w:val="24"/>
        </w:rPr>
        <w:t xml:space="preserve">or contingent on KRAS status. The study </w:t>
      </w:r>
      <w:r w:rsidR="00F56022" w:rsidRPr="00B70217">
        <w:rPr>
          <w:rFonts w:ascii="Times New Roman" w:hAnsi="Times New Roman" w:cs="Times New Roman"/>
          <w:sz w:val="24"/>
          <w:szCs w:val="24"/>
        </w:rPr>
        <w:t xml:space="preserve">ultimately </w:t>
      </w:r>
      <w:r w:rsidRPr="00B70217">
        <w:rPr>
          <w:rFonts w:ascii="Times New Roman" w:hAnsi="Times New Roman" w:cs="Times New Roman"/>
          <w:sz w:val="24"/>
          <w:szCs w:val="24"/>
        </w:rPr>
        <w:t xml:space="preserve">showed that PTL and KRAS mutational status have a statistically significant interaction. </w:t>
      </w:r>
      <w:r w:rsidR="0000491A" w:rsidRPr="00B70217">
        <w:rPr>
          <w:rFonts w:ascii="Times New Roman" w:hAnsi="Times New Roman" w:cs="Times New Roman"/>
          <w:sz w:val="24"/>
          <w:szCs w:val="24"/>
        </w:rPr>
        <w:t>Specifically</w:t>
      </w:r>
      <w:r w:rsidRPr="00B70217">
        <w:rPr>
          <w:rFonts w:ascii="Times New Roman" w:hAnsi="Times New Roman" w:cs="Times New Roman"/>
          <w:sz w:val="24"/>
          <w:szCs w:val="24"/>
        </w:rPr>
        <w:t xml:space="preserve">, PTL has a different effect in patients with wild type </w:t>
      </w:r>
      <w:r w:rsidR="0000491A" w:rsidRPr="00B70217">
        <w:rPr>
          <w:rFonts w:ascii="Times New Roman" w:hAnsi="Times New Roman" w:cs="Times New Roman"/>
          <w:sz w:val="24"/>
          <w:szCs w:val="24"/>
        </w:rPr>
        <w:t xml:space="preserve">versus </w:t>
      </w:r>
      <w:r w:rsidRPr="00B70217">
        <w:rPr>
          <w:rFonts w:ascii="Times New Roman" w:hAnsi="Times New Roman" w:cs="Times New Roman"/>
          <w:sz w:val="24"/>
          <w:szCs w:val="24"/>
        </w:rPr>
        <w:t xml:space="preserve">KRAS mutated </w:t>
      </w:r>
      <w:proofErr w:type="spellStart"/>
      <w:r w:rsidRPr="00B70217">
        <w:rPr>
          <w:rFonts w:ascii="Times New Roman" w:hAnsi="Times New Roman" w:cs="Times New Roman"/>
          <w:sz w:val="24"/>
          <w:szCs w:val="24"/>
        </w:rPr>
        <w:t>tumors</w:t>
      </w:r>
      <w:proofErr w:type="spellEnd"/>
      <w:r w:rsidR="0000491A" w:rsidRPr="00B70217">
        <w:rPr>
          <w:rFonts w:ascii="Times New Roman" w:hAnsi="Times New Roman" w:cs="Times New Roman"/>
          <w:sz w:val="24"/>
          <w:szCs w:val="24"/>
        </w:rPr>
        <w:t>,</w:t>
      </w:r>
      <w:r w:rsidRPr="00B70217">
        <w:rPr>
          <w:rFonts w:ascii="Times New Roman" w:hAnsi="Times New Roman" w:cs="Times New Roman"/>
          <w:sz w:val="24"/>
          <w:szCs w:val="24"/>
        </w:rPr>
        <w:t xml:space="preserve"> </w:t>
      </w:r>
      <w:r w:rsidR="008C2146" w:rsidRPr="00B70217">
        <w:rPr>
          <w:rFonts w:ascii="Times New Roman" w:hAnsi="Times New Roman" w:cs="Times New Roman"/>
          <w:sz w:val="24"/>
          <w:szCs w:val="24"/>
        </w:rPr>
        <w:t>with</w:t>
      </w:r>
      <w:r w:rsidRPr="00B70217">
        <w:rPr>
          <w:rFonts w:ascii="Times New Roman" w:hAnsi="Times New Roman" w:cs="Times New Roman"/>
          <w:sz w:val="24"/>
          <w:szCs w:val="24"/>
        </w:rPr>
        <w:t xml:space="preserve"> </w:t>
      </w:r>
      <w:r w:rsidR="00816FAF" w:rsidRPr="00B70217">
        <w:rPr>
          <w:rFonts w:ascii="Times New Roman" w:hAnsi="Times New Roman" w:cs="Times New Roman"/>
          <w:sz w:val="24"/>
          <w:szCs w:val="24"/>
        </w:rPr>
        <w:t xml:space="preserve">RS </w:t>
      </w:r>
      <w:proofErr w:type="spellStart"/>
      <w:r w:rsidR="00816FAF" w:rsidRPr="00B70217">
        <w:rPr>
          <w:rFonts w:ascii="Times New Roman" w:hAnsi="Times New Roman" w:cs="Times New Roman"/>
          <w:sz w:val="24"/>
          <w:szCs w:val="24"/>
        </w:rPr>
        <w:t>tumors</w:t>
      </w:r>
      <w:proofErr w:type="spellEnd"/>
      <w:r w:rsidR="00816FAF" w:rsidRPr="00B70217">
        <w:rPr>
          <w:rFonts w:ascii="Times New Roman" w:hAnsi="Times New Roman" w:cs="Times New Roman"/>
          <w:sz w:val="24"/>
          <w:szCs w:val="24"/>
        </w:rPr>
        <w:t xml:space="preserve"> </w:t>
      </w:r>
      <w:r w:rsidR="0000491A" w:rsidRPr="00B70217">
        <w:rPr>
          <w:rFonts w:ascii="Times New Roman" w:hAnsi="Times New Roman" w:cs="Times New Roman"/>
          <w:sz w:val="24"/>
          <w:szCs w:val="24"/>
        </w:rPr>
        <w:t xml:space="preserve">translating to </w:t>
      </w:r>
      <w:r w:rsidR="00816FAF" w:rsidRPr="00B70217">
        <w:rPr>
          <w:rFonts w:ascii="Times New Roman" w:hAnsi="Times New Roman" w:cs="Times New Roman"/>
          <w:sz w:val="24"/>
          <w:szCs w:val="24"/>
        </w:rPr>
        <w:t xml:space="preserve">worse OS </w:t>
      </w:r>
      <w:r w:rsidRPr="00B70217">
        <w:rPr>
          <w:rFonts w:ascii="Times New Roman" w:hAnsi="Times New Roman" w:cs="Times New Roman"/>
          <w:sz w:val="24"/>
          <w:szCs w:val="24"/>
        </w:rPr>
        <w:t>only in the former. The variable effect of KRAS status on PTL persist</w:t>
      </w:r>
      <w:r w:rsidR="00E90EF8" w:rsidRPr="00B70217">
        <w:rPr>
          <w:rFonts w:ascii="Times New Roman" w:hAnsi="Times New Roman" w:cs="Times New Roman"/>
          <w:sz w:val="24"/>
          <w:szCs w:val="24"/>
        </w:rPr>
        <w:t xml:space="preserve">ed regardless of whether patients with rectal </w:t>
      </w:r>
      <w:proofErr w:type="spellStart"/>
      <w:r w:rsidR="00E90EF8" w:rsidRPr="00B70217">
        <w:rPr>
          <w:rFonts w:ascii="Times New Roman" w:hAnsi="Times New Roman" w:cs="Times New Roman"/>
          <w:sz w:val="24"/>
          <w:szCs w:val="24"/>
        </w:rPr>
        <w:t>tumors</w:t>
      </w:r>
      <w:proofErr w:type="spellEnd"/>
      <w:r w:rsidR="00E90EF8" w:rsidRPr="00B70217">
        <w:rPr>
          <w:rFonts w:ascii="Times New Roman" w:hAnsi="Times New Roman" w:cs="Times New Roman"/>
          <w:sz w:val="24"/>
          <w:szCs w:val="24"/>
        </w:rPr>
        <w:t xml:space="preserve"> were included in the LS group.</w:t>
      </w:r>
      <w:r w:rsidRPr="00B70217">
        <w:rPr>
          <w:rFonts w:ascii="Times New Roman" w:hAnsi="Times New Roman" w:cs="Times New Roman"/>
          <w:sz w:val="24"/>
          <w:szCs w:val="24"/>
        </w:rPr>
        <w:t xml:space="preserve"> </w:t>
      </w:r>
      <w:r w:rsidR="00F94F5C" w:rsidRPr="00B70217">
        <w:rPr>
          <w:rFonts w:ascii="Times New Roman" w:hAnsi="Times New Roman" w:cs="Times New Roman"/>
          <w:sz w:val="24"/>
          <w:szCs w:val="24"/>
        </w:rPr>
        <w:t xml:space="preserve">This is important because there is evidence that grouping patients with left sided and rectum rectal </w:t>
      </w:r>
      <w:proofErr w:type="spellStart"/>
      <w:r w:rsidR="00F94F5C" w:rsidRPr="00B70217">
        <w:rPr>
          <w:rFonts w:ascii="Times New Roman" w:hAnsi="Times New Roman" w:cs="Times New Roman"/>
          <w:sz w:val="24"/>
          <w:szCs w:val="24"/>
        </w:rPr>
        <w:t>tumors</w:t>
      </w:r>
      <w:proofErr w:type="spellEnd"/>
      <w:r w:rsidR="00F94F5C" w:rsidRPr="00B70217">
        <w:rPr>
          <w:rFonts w:ascii="Times New Roman" w:hAnsi="Times New Roman" w:cs="Times New Roman"/>
          <w:sz w:val="24"/>
          <w:szCs w:val="24"/>
        </w:rPr>
        <w:t xml:space="preserve"> may not be methodologically and biologically sound.</w:t>
      </w:r>
      <w:r w:rsidR="004A348B" w:rsidRPr="00B70217">
        <w:rPr>
          <w:rFonts w:ascii="Times New Roman" w:hAnsi="Times New Roman" w:cs="Times New Roman"/>
          <w:sz w:val="24"/>
          <w:szCs w:val="24"/>
        </w:rPr>
        <w:fldChar w:fldCharType="begin">
          <w:fldData xml:space="preserve">PEVuZE5vdGU+PENpdGU+PEF1dGhvcj5Mb3JlZTwvQXV0aG9yPjxZZWFyPjIwMTg8L1llYXI+PFJl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</w:fldData>
        </w:fldChar>
      </w:r>
      <w:r w:rsidR="00654B2D" w:rsidRPr="00B70217">
        <w:rPr>
          <w:rFonts w:ascii="Times New Roman" w:hAnsi="Times New Roman" w:cs="Times New Roman"/>
          <w:sz w:val="24"/>
          <w:szCs w:val="24"/>
        </w:rPr>
        <w:instrText xml:space="preserve"> ADDIN EN.CITE </w:instrText>
      </w:r>
      <w:r w:rsidR="00654B2D" w:rsidRPr="00B70217">
        <w:rPr>
          <w:rFonts w:ascii="Times New Roman" w:hAnsi="Times New Roman" w:cs="Times New Roman"/>
          <w:sz w:val="24"/>
          <w:szCs w:val="24"/>
        </w:rPr>
        <w:fldChar w:fldCharType="begin">
          <w:fldData xml:space="preserve">PEVuZE5vdGU+PENpdGU+PEF1dGhvcj5Mb3JlZTwvQXV0aG9yPjxZZWFyPjIwMTg8L1llYXI+PFJl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</w:fldData>
        </w:fldChar>
      </w:r>
      <w:r w:rsidR="00654B2D" w:rsidRPr="00B70217">
        <w:rPr>
          <w:rFonts w:ascii="Times New Roman" w:hAnsi="Times New Roman" w:cs="Times New Roman"/>
          <w:sz w:val="24"/>
          <w:szCs w:val="24"/>
        </w:rPr>
        <w:instrText xml:space="preserve"> ADDIN EN.CITE.DATA </w:instrText>
      </w:r>
      <w:r w:rsidR="00654B2D" w:rsidRPr="00B70217">
        <w:rPr>
          <w:rFonts w:ascii="Times New Roman" w:hAnsi="Times New Roman" w:cs="Times New Roman"/>
          <w:sz w:val="24"/>
          <w:szCs w:val="24"/>
        </w:rPr>
      </w:r>
      <w:r w:rsidR="00654B2D" w:rsidRPr="00B70217">
        <w:rPr>
          <w:rFonts w:ascii="Times New Roman" w:hAnsi="Times New Roman" w:cs="Times New Roman"/>
          <w:sz w:val="24"/>
          <w:szCs w:val="24"/>
        </w:rPr>
        <w:fldChar w:fldCharType="end"/>
      </w:r>
      <w:r w:rsidR="004A348B" w:rsidRPr="00B70217">
        <w:rPr>
          <w:rFonts w:ascii="Times New Roman" w:hAnsi="Times New Roman" w:cs="Times New Roman"/>
          <w:sz w:val="24"/>
          <w:szCs w:val="24"/>
        </w:rPr>
      </w:r>
      <w:r w:rsidR="004A348B" w:rsidRPr="00B70217">
        <w:rPr>
          <w:rFonts w:ascii="Times New Roman" w:hAnsi="Times New Roman" w:cs="Times New Roman"/>
          <w:sz w:val="24"/>
          <w:szCs w:val="24"/>
        </w:rPr>
        <w:fldChar w:fldCharType="separate"/>
      </w:r>
      <w:r w:rsidR="00654B2D" w:rsidRPr="00B70217">
        <w:rPr>
          <w:rFonts w:ascii="Times New Roman" w:hAnsi="Times New Roman" w:cs="Times New Roman"/>
          <w:noProof/>
          <w:sz w:val="24"/>
          <w:szCs w:val="24"/>
          <w:vertAlign w:val="superscript"/>
        </w:rPr>
        <w:t>14, 15</w:t>
      </w:r>
      <w:r w:rsidR="004A348B" w:rsidRPr="00B70217">
        <w:rPr>
          <w:rFonts w:ascii="Times New Roman" w:hAnsi="Times New Roman" w:cs="Times New Roman"/>
          <w:sz w:val="24"/>
          <w:szCs w:val="24"/>
        </w:rPr>
        <w:fldChar w:fldCharType="end"/>
      </w:r>
      <w:r w:rsidR="00F94F5C" w:rsidRPr="00B70217">
        <w:rPr>
          <w:rFonts w:ascii="Times New Roman" w:hAnsi="Times New Roman" w:cs="Times New Roman"/>
          <w:sz w:val="24"/>
          <w:szCs w:val="24"/>
        </w:rPr>
        <w:t xml:space="preserve"> </w:t>
      </w:r>
      <w:r w:rsidR="000A3DAB" w:rsidRPr="00B70217">
        <w:rPr>
          <w:rFonts w:ascii="Times New Roman" w:hAnsi="Times New Roman" w:cs="Times New Roman"/>
          <w:sz w:val="24"/>
          <w:szCs w:val="24"/>
        </w:rPr>
        <w:t>Importantly, t</w:t>
      </w:r>
      <w:r w:rsidR="00A6438E" w:rsidRPr="00B70217">
        <w:rPr>
          <w:rFonts w:ascii="Times New Roman" w:hAnsi="Times New Roman" w:cs="Times New Roman"/>
          <w:sz w:val="24"/>
          <w:szCs w:val="24"/>
        </w:rPr>
        <w:t xml:space="preserve">he clinical significance of this </w:t>
      </w:r>
      <w:r w:rsidR="00DB6B78" w:rsidRPr="00B70217">
        <w:rPr>
          <w:rFonts w:ascii="Times New Roman" w:hAnsi="Times New Roman" w:cs="Times New Roman"/>
          <w:sz w:val="24"/>
          <w:szCs w:val="24"/>
        </w:rPr>
        <w:t xml:space="preserve">meta-analysis </w:t>
      </w:r>
      <w:r w:rsidR="00A6438E" w:rsidRPr="00B70217">
        <w:rPr>
          <w:rFonts w:ascii="Times New Roman" w:hAnsi="Times New Roman" w:cs="Times New Roman"/>
          <w:sz w:val="24"/>
          <w:szCs w:val="24"/>
        </w:rPr>
        <w:t xml:space="preserve">is that </w:t>
      </w:r>
      <w:r w:rsidRPr="00B70217">
        <w:rPr>
          <w:rFonts w:ascii="Times New Roman" w:hAnsi="Times New Roman" w:cs="Times New Roman"/>
          <w:sz w:val="24"/>
          <w:szCs w:val="24"/>
        </w:rPr>
        <w:t xml:space="preserve">PTL </w:t>
      </w:r>
      <w:r w:rsidR="001C6BE4" w:rsidRPr="00B70217">
        <w:rPr>
          <w:rFonts w:ascii="Times New Roman" w:hAnsi="Times New Roman" w:cs="Times New Roman"/>
          <w:sz w:val="24"/>
          <w:szCs w:val="24"/>
        </w:rPr>
        <w:t xml:space="preserve">should </w:t>
      </w:r>
      <w:r w:rsidR="000A3DAB" w:rsidRPr="00B70217">
        <w:rPr>
          <w:rFonts w:ascii="Times New Roman" w:hAnsi="Times New Roman" w:cs="Times New Roman"/>
          <w:sz w:val="24"/>
          <w:szCs w:val="24"/>
        </w:rPr>
        <w:t xml:space="preserve">only </w:t>
      </w:r>
      <w:r w:rsidR="001C6BE4" w:rsidRPr="00B70217">
        <w:rPr>
          <w:rFonts w:ascii="Times New Roman" w:hAnsi="Times New Roman" w:cs="Times New Roman"/>
          <w:sz w:val="24"/>
          <w:szCs w:val="24"/>
        </w:rPr>
        <w:t xml:space="preserve">be used to predict survival in patients with KRAS wild type status. </w:t>
      </w:r>
    </w:p>
    <w:p w14:paraId="0798C8E3" w14:textId="7459268F" w:rsidR="00FB3EFE" w:rsidRPr="00B70217" w:rsidRDefault="009D5201" w:rsidP="00CF4105">
      <w:pPr>
        <w:spacing w:line="480" w:lineRule="auto"/>
        <w:rPr>
          <w:rFonts w:ascii="Times New Roman" w:hAnsi="Times New Roman" w:cs="Times New Roman"/>
          <w:sz w:val="24"/>
          <w:szCs w:val="24"/>
        </w:rPr>
      </w:pPr>
      <w:r w:rsidRPr="00B70217">
        <w:rPr>
          <w:rFonts w:ascii="Times New Roman" w:hAnsi="Times New Roman" w:cs="Times New Roman"/>
          <w:sz w:val="24"/>
          <w:szCs w:val="24"/>
        </w:rPr>
        <w:t xml:space="preserve">Furthermore, our findings may explain why previous studies on PTL generated conflicting results. For example, a recent meta-analysis on PTL reported that although RS was </w:t>
      </w:r>
      <w:r w:rsidR="005152A7" w:rsidRPr="00B70217">
        <w:rPr>
          <w:rFonts w:ascii="Times New Roman" w:hAnsi="Times New Roman" w:cs="Times New Roman"/>
          <w:sz w:val="24"/>
          <w:szCs w:val="24"/>
        </w:rPr>
        <w:t xml:space="preserve">overall </w:t>
      </w:r>
      <w:r w:rsidRPr="00B70217">
        <w:rPr>
          <w:rFonts w:ascii="Times New Roman" w:hAnsi="Times New Roman" w:cs="Times New Roman"/>
          <w:sz w:val="24"/>
          <w:szCs w:val="24"/>
        </w:rPr>
        <w:t xml:space="preserve">associated with worse OS, </w:t>
      </w:r>
      <w:r w:rsidR="005152A7" w:rsidRPr="00B70217">
        <w:rPr>
          <w:rFonts w:ascii="Times New Roman" w:hAnsi="Times New Roman" w:cs="Times New Roman"/>
          <w:sz w:val="24"/>
          <w:szCs w:val="24"/>
        </w:rPr>
        <w:t>about</w:t>
      </w:r>
      <w:r w:rsidRPr="00B70217">
        <w:rPr>
          <w:rFonts w:ascii="Times New Roman" w:hAnsi="Times New Roman" w:cs="Times New Roman"/>
          <w:sz w:val="24"/>
          <w:szCs w:val="24"/>
        </w:rPr>
        <w:t xml:space="preserve"> half of the</w:t>
      </w:r>
      <w:r w:rsidR="005152A7" w:rsidRPr="00B70217">
        <w:rPr>
          <w:rFonts w:ascii="Times New Roman" w:hAnsi="Times New Roman" w:cs="Times New Roman"/>
          <w:sz w:val="24"/>
          <w:szCs w:val="24"/>
        </w:rPr>
        <w:t xml:space="preserve"> included</w:t>
      </w:r>
      <w:r w:rsidRPr="00B70217">
        <w:rPr>
          <w:rFonts w:ascii="Times New Roman" w:hAnsi="Times New Roman" w:cs="Times New Roman"/>
          <w:sz w:val="24"/>
          <w:szCs w:val="24"/>
        </w:rPr>
        <w:t xml:space="preserve"> studies (22/43) did not show significant association</w:t>
      </w:r>
      <w:r w:rsidR="005152A7" w:rsidRPr="00B70217">
        <w:rPr>
          <w:rFonts w:ascii="Times New Roman" w:hAnsi="Times New Roman" w:cs="Times New Roman"/>
          <w:sz w:val="24"/>
          <w:szCs w:val="24"/>
        </w:rPr>
        <w:t>s</w:t>
      </w:r>
      <w:r w:rsidRPr="00B70217">
        <w:rPr>
          <w:rFonts w:ascii="Times New Roman" w:hAnsi="Times New Roman" w:cs="Times New Roman"/>
          <w:sz w:val="24"/>
          <w:szCs w:val="24"/>
        </w:rPr>
        <w:t xml:space="preserve"> between</w:t>
      </w:r>
      <w:r w:rsidR="005152A7" w:rsidRPr="00B70217">
        <w:rPr>
          <w:rFonts w:ascii="Times New Roman" w:hAnsi="Times New Roman" w:cs="Times New Roman"/>
          <w:sz w:val="24"/>
          <w:szCs w:val="24"/>
        </w:rPr>
        <w:t xml:space="preserve"> RS</w:t>
      </w:r>
      <w:r w:rsidRPr="00B70217">
        <w:rPr>
          <w:rFonts w:ascii="Times New Roman" w:hAnsi="Times New Roman" w:cs="Times New Roman"/>
          <w:sz w:val="24"/>
          <w:szCs w:val="24"/>
        </w:rPr>
        <w:t xml:space="preserve"> </w:t>
      </w:r>
      <w:proofErr w:type="spellStart"/>
      <w:r w:rsidRPr="00B70217">
        <w:rPr>
          <w:rFonts w:ascii="Times New Roman" w:hAnsi="Times New Roman" w:cs="Times New Roman"/>
          <w:sz w:val="24"/>
          <w:szCs w:val="24"/>
        </w:rPr>
        <w:t>tumors</w:t>
      </w:r>
      <w:proofErr w:type="spellEnd"/>
      <w:r w:rsidRPr="00B70217">
        <w:rPr>
          <w:rFonts w:ascii="Times New Roman" w:hAnsi="Times New Roman" w:cs="Times New Roman"/>
          <w:sz w:val="24"/>
          <w:szCs w:val="24"/>
        </w:rPr>
        <w:t xml:space="preserve"> and worse OS.</w:t>
      </w:r>
      <w:r w:rsidR="004A348B" w:rsidRPr="00B70217">
        <w:rPr>
          <w:rFonts w:ascii="Times New Roman" w:hAnsi="Times New Roman" w:cs="Times New Roman"/>
          <w:sz w:val="24"/>
          <w:szCs w:val="24"/>
        </w:rPr>
        <w:fldChar w:fldCharType="begin">
          <w:fldData xml:space="preserve">PEVuZE5vdGU+PENpdGU+PEF1dGhvcj5XYW5nPC9BdXRob3I+PFllYXI+MjAxOTwvWWVhcj48UmVj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</w:fldData>
        </w:fldChar>
      </w:r>
      <w:r w:rsidR="004A348B" w:rsidRPr="00B70217">
        <w:rPr>
          <w:rFonts w:ascii="Times New Roman" w:hAnsi="Times New Roman" w:cs="Times New Roman"/>
          <w:sz w:val="24"/>
          <w:szCs w:val="24"/>
        </w:rPr>
        <w:instrText xml:space="preserve"> ADDIN EN.CITE </w:instrText>
      </w:r>
      <w:r w:rsidR="004A348B" w:rsidRPr="00B70217">
        <w:rPr>
          <w:rFonts w:ascii="Times New Roman" w:hAnsi="Times New Roman" w:cs="Times New Roman"/>
          <w:sz w:val="24"/>
          <w:szCs w:val="24"/>
        </w:rPr>
        <w:fldChar w:fldCharType="begin">
          <w:fldData xml:space="preserve">PEVuZE5vdGU+PENpdGU+PEF1dGhvcj5XYW5nPC9BdXRob3I+PFllYXI+MjAxOTwvWWVhcj48UmVj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</w:fldData>
        </w:fldChar>
      </w:r>
      <w:r w:rsidR="004A348B" w:rsidRPr="00B70217">
        <w:rPr>
          <w:rFonts w:ascii="Times New Roman" w:hAnsi="Times New Roman" w:cs="Times New Roman"/>
          <w:sz w:val="24"/>
          <w:szCs w:val="24"/>
        </w:rPr>
        <w:instrText xml:space="preserve"> ADDIN EN.CITE.DATA </w:instrText>
      </w:r>
      <w:r w:rsidR="004A348B" w:rsidRPr="00B70217">
        <w:rPr>
          <w:rFonts w:ascii="Times New Roman" w:hAnsi="Times New Roman" w:cs="Times New Roman"/>
          <w:sz w:val="24"/>
          <w:szCs w:val="24"/>
        </w:rPr>
      </w:r>
      <w:r w:rsidR="004A348B" w:rsidRPr="00B70217">
        <w:rPr>
          <w:rFonts w:ascii="Times New Roman" w:hAnsi="Times New Roman" w:cs="Times New Roman"/>
          <w:sz w:val="24"/>
          <w:szCs w:val="24"/>
        </w:rPr>
        <w:fldChar w:fldCharType="end"/>
      </w:r>
      <w:r w:rsidR="004A348B" w:rsidRPr="00B70217">
        <w:rPr>
          <w:rFonts w:ascii="Times New Roman" w:hAnsi="Times New Roman" w:cs="Times New Roman"/>
          <w:sz w:val="24"/>
          <w:szCs w:val="24"/>
        </w:rPr>
      </w:r>
      <w:r w:rsidR="004A348B" w:rsidRPr="00B70217">
        <w:rPr>
          <w:rFonts w:ascii="Times New Roman" w:hAnsi="Times New Roman" w:cs="Times New Roman"/>
          <w:sz w:val="24"/>
          <w:szCs w:val="24"/>
        </w:rPr>
        <w:fldChar w:fldCharType="separate"/>
      </w:r>
      <w:r w:rsidR="004A348B" w:rsidRPr="00B70217">
        <w:rPr>
          <w:rFonts w:ascii="Times New Roman" w:hAnsi="Times New Roman" w:cs="Times New Roman"/>
          <w:noProof/>
          <w:sz w:val="24"/>
          <w:szCs w:val="24"/>
          <w:vertAlign w:val="superscript"/>
        </w:rPr>
        <w:t>5</w:t>
      </w:r>
      <w:r w:rsidR="004A348B" w:rsidRPr="00B70217">
        <w:rPr>
          <w:rFonts w:ascii="Times New Roman" w:hAnsi="Times New Roman" w:cs="Times New Roman"/>
          <w:sz w:val="24"/>
          <w:szCs w:val="24"/>
        </w:rPr>
        <w:fldChar w:fldCharType="end"/>
      </w:r>
      <w:r w:rsidRPr="00B70217">
        <w:rPr>
          <w:rFonts w:ascii="Times New Roman" w:hAnsi="Times New Roman" w:cs="Times New Roman"/>
          <w:sz w:val="24"/>
          <w:szCs w:val="24"/>
        </w:rPr>
        <w:t xml:space="preserve"> </w:t>
      </w:r>
      <w:r w:rsidR="00B60AC7" w:rsidRPr="00B70217">
        <w:rPr>
          <w:rFonts w:ascii="Times New Roman" w:hAnsi="Times New Roman" w:cs="Times New Roman"/>
          <w:sz w:val="24"/>
          <w:szCs w:val="24"/>
        </w:rPr>
        <w:t xml:space="preserve">Given that the frequency of KRAS mutations varies widely (15-38% according to a recent meta-analysis), it is </w:t>
      </w:r>
      <w:r w:rsidR="00415B23" w:rsidRPr="00B70217">
        <w:rPr>
          <w:rFonts w:ascii="Times New Roman" w:hAnsi="Times New Roman" w:cs="Times New Roman"/>
          <w:sz w:val="24"/>
          <w:szCs w:val="24"/>
        </w:rPr>
        <w:t>possible that</w:t>
      </w:r>
      <w:r w:rsidR="00F16C9F" w:rsidRPr="00B70217">
        <w:rPr>
          <w:rFonts w:ascii="Times New Roman" w:hAnsi="Times New Roman" w:cs="Times New Roman"/>
          <w:sz w:val="24"/>
          <w:szCs w:val="24"/>
        </w:rPr>
        <w:t xml:space="preserve"> </w:t>
      </w:r>
      <w:r w:rsidR="00415B23" w:rsidRPr="00B70217">
        <w:rPr>
          <w:rFonts w:ascii="Times New Roman" w:hAnsi="Times New Roman" w:cs="Times New Roman"/>
          <w:sz w:val="24"/>
          <w:szCs w:val="24"/>
        </w:rPr>
        <w:t>in smaller studies, a relatively high frequency of KRAS mutations can tip the scale in favour of no survival difference between RS and LS tumors.</w:t>
      </w:r>
      <w:r w:rsidR="004A348B" w:rsidRPr="00B70217">
        <w:rPr>
          <w:rFonts w:ascii="Times New Roman" w:hAnsi="Times New Roman" w:cs="Times New Roman"/>
          <w:sz w:val="24"/>
          <w:szCs w:val="24"/>
        </w:rPr>
        <w:fldChar w:fldCharType="begin">
          <w:fldData xml:space="preserve">PEVuZE5vdGU+PENpdGU+PEF1dGhvcj5CcnVkdmlrPC9BdXRob3I+PFllYXI+MjAxNTwvWWVhcj48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=
</w:fldData>
        </w:fldChar>
      </w:r>
      <w:r w:rsidR="006D02BA" w:rsidRPr="00B70217">
        <w:rPr>
          <w:rFonts w:ascii="Times New Roman" w:hAnsi="Times New Roman" w:cs="Times New Roman"/>
          <w:sz w:val="24"/>
          <w:szCs w:val="24"/>
        </w:rPr>
        <w:instrText xml:space="preserve"> ADDIN EN.CITE </w:instrText>
      </w:r>
      <w:r w:rsidR="006D02BA" w:rsidRPr="00B70217">
        <w:rPr>
          <w:rFonts w:ascii="Times New Roman" w:hAnsi="Times New Roman" w:cs="Times New Roman"/>
          <w:sz w:val="24"/>
          <w:szCs w:val="24"/>
        </w:rPr>
        <w:fldChar w:fldCharType="begin">
          <w:fldData xml:space="preserve">PEVuZE5vdGU+PENpdGU+PEF1dGhvcj5CcnVkdmlrPC9BdXRob3I+PFllYXI+MjAxNTwvWWVhcj48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=
</w:fldData>
        </w:fldChar>
      </w:r>
      <w:r w:rsidR="006D02BA" w:rsidRPr="00B70217">
        <w:rPr>
          <w:rFonts w:ascii="Times New Roman" w:hAnsi="Times New Roman" w:cs="Times New Roman"/>
          <w:sz w:val="24"/>
          <w:szCs w:val="24"/>
        </w:rPr>
        <w:instrText xml:space="preserve"> ADDIN EN.CITE.DATA </w:instrText>
      </w:r>
      <w:r w:rsidR="006D02BA" w:rsidRPr="00B70217">
        <w:rPr>
          <w:rFonts w:ascii="Times New Roman" w:hAnsi="Times New Roman" w:cs="Times New Roman"/>
          <w:sz w:val="24"/>
          <w:szCs w:val="24"/>
        </w:rPr>
      </w:r>
      <w:r w:rsidR="006D02BA" w:rsidRPr="00B70217">
        <w:rPr>
          <w:rFonts w:ascii="Times New Roman" w:hAnsi="Times New Roman" w:cs="Times New Roman"/>
          <w:sz w:val="24"/>
          <w:szCs w:val="24"/>
        </w:rPr>
        <w:fldChar w:fldCharType="end"/>
      </w:r>
      <w:r w:rsidR="004A348B" w:rsidRPr="00B70217">
        <w:rPr>
          <w:rFonts w:ascii="Times New Roman" w:hAnsi="Times New Roman" w:cs="Times New Roman"/>
          <w:sz w:val="24"/>
          <w:szCs w:val="24"/>
        </w:rPr>
      </w:r>
      <w:r w:rsidR="004A348B" w:rsidRPr="00B70217">
        <w:rPr>
          <w:rFonts w:ascii="Times New Roman" w:hAnsi="Times New Roman" w:cs="Times New Roman"/>
          <w:sz w:val="24"/>
          <w:szCs w:val="24"/>
        </w:rPr>
        <w:fldChar w:fldCharType="separate"/>
      </w:r>
      <w:r w:rsidR="006D02BA" w:rsidRPr="00B70217">
        <w:rPr>
          <w:rFonts w:ascii="Times New Roman" w:hAnsi="Times New Roman" w:cs="Times New Roman"/>
          <w:noProof/>
          <w:sz w:val="24"/>
          <w:szCs w:val="24"/>
          <w:vertAlign w:val="superscript"/>
        </w:rPr>
        <w:t>16</w:t>
      </w:r>
      <w:r w:rsidR="004A348B" w:rsidRPr="00B70217">
        <w:rPr>
          <w:rFonts w:ascii="Times New Roman" w:hAnsi="Times New Roman" w:cs="Times New Roman"/>
          <w:sz w:val="24"/>
          <w:szCs w:val="24"/>
        </w:rPr>
        <w:fldChar w:fldCharType="end"/>
      </w:r>
      <w:r w:rsidR="00415B23" w:rsidRPr="00B70217">
        <w:rPr>
          <w:rFonts w:ascii="Times New Roman" w:hAnsi="Times New Roman" w:cs="Times New Roman"/>
          <w:sz w:val="24"/>
          <w:szCs w:val="24"/>
        </w:rPr>
        <w:t xml:space="preserve"> </w:t>
      </w:r>
    </w:p>
    <w:p w14:paraId="035EFCCE" w14:textId="11E07F8C" w:rsidR="005F59D9" w:rsidRPr="00B70217" w:rsidRDefault="005F59D9" w:rsidP="00CF4105">
      <w:pPr>
        <w:spacing w:line="480" w:lineRule="auto"/>
        <w:rPr>
          <w:rFonts w:ascii="Times New Roman" w:hAnsi="Times New Roman" w:cs="Times New Roman"/>
          <w:sz w:val="24"/>
          <w:szCs w:val="24"/>
        </w:rPr>
      </w:pPr>
      <w:r w:rsidRPr="00B70217">
        <w:rPr>
          <w:rFonts w:ascii="Times New Roman" w:hAnsi="Times New Roman" w:cs="Times New Roman"/>
          <w:sz w:val="24"/>
          <w:szCs w:val="24"/>
        </w:rPr>
        <w:t>Although this is the first meta-analysis to show a variable effect of PTL based on KRAS mutational status, a previous meta-analysis presented findings that implied such a relationship existed.</w:t>
      </w:r>
      <w:r w:rsidR="004A348B" w:rsidRPr="00B70217">
        <w:rPr>
          <w:rFonts w:ascii="Times New Roman" w:hAnsi="Times New Roman" w:cs="Times New Roman"/>
          <w:sz w:val="24"/>
          <w:szCs w:val="24"/>
        </w:rPr>
        <w:fldChar w:fldCharType="begin">
          <w:fldData xml:space="preserve">PEVuZE5vdGU+PENpdGU+PEF1dGhvcj5XYW5nPC9BdXRob3I+PFllYXI+MjAxOTwvWWVhcj48UmVj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</w:fldData>
        </w:fldChar>
      </w:r>
      <w:r w:rsidR="004A348B" w:rsidRPr="00B70217">
        <w:rPr>
          <w:rFonts w:ascii="Times New Roman" w:hAnsi="Times New Roman" w:cs="Times New Roman"/>
          <w:sz w:val="24"/>
          <w:szCs w:val="24"/>
        </w:rPr>
        <w:instrText xml:space="preserve"> ADDIN EN.CITE </w:instrText>
      </w:r>
      <w:r w:rsidR="004A348B" w:rsidRPr="00B70217">
        <w:rPr>
          <w:rFonts w:ascii="Times New Roman" w:hAnsi="Times New Roman" w:cs="Times New Roman"/>
          <w:sz w:val="24"/>
          <w:szCs w:val="24"/>
        </w:rPr>
        <w:fldChar w:fldCharType="begin">
          <w:fldData xml:space="preserve">PEVuZE5vdGU+PENpdGU+PEF1dGhvcj5XYW5nPC9BdXRob3I+PFllYXI+MjAxOTwvWWVhcj48UmVj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</w:fldData>
        </w:fldChar>
      </w:r>
      <w:r w:rsidR="004A348B" w:rsidRPr="00B70217">
        <w:rPr>
          <w:rFonts w:ascii="Times New Roman" w:hAnsi="Times New Roman" w:cs="Times New Roman"/>
          <w:sz w:val="24"/>
          <w:szCs w:val="24"/>
        </w:rPr>
        <w:instrText xml:space="preserve"> ADDIN EN.CITE.DATA </w:instrText>
      </w:r>
      <w:r w:rsidR="004A348B" w:rsidRPr="00B70217">
        <w:rPr>
          <w:rFonts w:ascii="Times New Roman" w:hAnsi="Times New Roman" w:cs="Times New Roman"/>
          <w:sz w:val="24"/>
          <w:szCs w:val="24"/>
        </w:rPr>
      </w:r>
      <w:r w:rsidR="004A348B" w:rsidRPr="00B70217">
        <w:rPr>
          <w:rFonts w:ascii="Times New Roman" w:hAnsi="Times New Roman" w:cs="Times New Roman"/>
          <w:sz w:val="24"/>
          <w:szCs w:val="24"/>
        </w:rPr>
        <w:fldChar w:fldCharType="end"/>
      </w:r>
      <w:r w:rsidR="004A348B" w:rsidRPr="00B70217">
        <w:rPr>
          <w:rFonts w:ascii="Times New Roman" w:hAnsi="Times New Roman" w:cs="Times New Roman"/>
          <w:sz w:val="24"/>
          <w:szCs w:val="24"/>
        </w:rPr>
      </w:r>
      <w:r w:rsidR="004A348B" w:rsidRPr="00B70217">
        <w:rPr>
          <w:rFonts w:ascii="Times New Roman" w:hAnsi="Times New Roman" w:cs="Times New Roman"/>
          <w:sz w:val="24"/>
          <w:szCs w:val="24"/>
        </w:rPr>
        <w:fldChar w:fldCharType="separate"/>
      </w:r>
      <w:r w:rsidR="004A348B" w:rsidRPr="00B70217">
        <w:rPr>
          <w:rFonts w:ascii="Times New Roman" w:hAnsi="Times New Roman" w:cs="Times New Roman"/>
          <w:noProof/>
          <w:sz w:val="24"/>
          <w:szCs w:val="24"/>
          <w:vertAlign w:val="superscript"/>
        </w:rPr>
        <w:t>5</w:t>
      </w:r>
      <w:r w:rsidR="004A348B" w:rsidRPr="00B70217">
        <w:rPr>
          <w:rFonts w:ascii="Times New Roman" w:hAnsi="Times New Roman" w:cs="Times New Roman"/>
          <w:sz w:val="24"/>
          <w:szCs w:val="24"/>
        </w:rPr>
        <w:fldChar w:fldCharType="end"/>
      </w:r>
      <w:r w:rsidRPr="00B70217">
        <w:rPr>
          <w:rFonts w:ascii="Times New Roman" w:hAnsi="Times New Roman" w:cs="Times New Roman"/>
          <w:sz w:val="24"/>
          <w:szCs w:val="24"/>
        </w:rPr>
        <w:t xml:space="preserve"> Specifically, Wang et al found that RAS/RAF mutations were one of the three variables that accounted for 99% of that heterogeneity implying that the relationship of PTL and OS may be different across wild-type and KRAS mutated patients. However, due to its </w:t>
      </w:r>
      <w:r w:rsidRPr="00B70217">
        <w:rPr>
          <w:rFonts w:ascii="Times New Roman" w:hAnsi="Times New Roman" w:cs="Times New Roman"/>
          <w:sz w:val="24"/>
          <w:szCs w:val="24"/>
        </w:rPr>
        <w:lastRenderedPageBreak/>
        <w:t>different purpose, that meta-analysis did not use patient level KRAS mutational data but only pooled study level frequencies of KRAS mutations. In turn, the lack of patient level information on KRAS status precluded a dedicated analysis on the relationship between PTL and RFS.</w:t>
      </w:r>
    </w:p>
    <w:p w14:paraId="2565B743" w14:textId="2FE3E33B" w:rsidR="008835C0" w:rsidRPr="00B70217" w:rsidRDefault="005C2574" w:rsidP="00767C7B">
      <w:pPr>
        <w:spacing w:line="480" w:lineRule="auto"/>
        <w:rPr>
          <w:rFonts w:ascii="Times New Roman" w:hAnsi="Times New Roman" w:cs="Times New Roman"/>
          <w:sz w:val="24"/>
          <w:szCs w:val="24"/>
        </w:rPr>
      </w:pPr>
      <w:r w:rsidRPr="00B70217">
        <w:rPr>
          <w:rFonts w:ascii="Times New Roman" w:hAnsi="Times New Roman" w:cs="Times New Roman"/>
          <w:sz w:val="24"/>
          <w:szCs w:val="24"/>
        </w:rPr>
        <w:t xml:space="preserve">The findings </w:t>
      </w:r>
      <w:r w:rsidR="005A7132" w:rsidRPr="00B70217">
        <w:rPr>
          <w:rFonts w:ascii="Times New Roman" w:hAnsi="Times New Roman" w:cs="Times New Roman"/>
          <w:sz w:val="24"/>
          <w:szCs w:val="24"/>
        </w:rPr>
        <w:t xml:space="preserve">of the present meta-analysis </w:t>
      </w:r>
      <w:r w:rsidRPr="00B70217">
        <w:rPr>
          <w:rFonts w:ascii="Times New Roman" w:hAnsi="Times New Roman" w:cs="Times New Roman"/>
          <w:sz w:val="24"/>
          <w:szCs w:val="24"/>
        </w:rPr>
        <w:t xml:space="preserve">are </w:t>
      </w:r>
      <w:r w:rsidR="00415B23" w:rsidRPr="00B70217">
        <w:rPr>
          <w:rFonts w:ascii="Times New Roman" w:hAnsi="Times New Roman" w:cs="Times New Roman"/>
          <w:sz w:val="24"/>
          <w:szCs w:val="24"/>
        </w:rPr>
        <w:t xml:space="preserve">also consistent with a prior study from our group which was the first </w:t>
      </w:r>
      <w:r w:rsidR="00666834" w:rsidRPr="00B70217">
        <w:rPr>
          <w:rFonts w:ascii="Times New Roman" w:hAnsi="Times New Roman" w:cs="Times New Roman"/>
          <w:sz w:val="24"/>
          <w:szCs w:val="24"/>
        </w:rPr>
        <w:t>to investigate</w:t>
      </w:r>
      <w:r w:rsidRPr="00B70217">
        <w:rPr>
          <w:rFonts w:ascii="Times New Roman" w:hAnsi="Times New Roman" w:cs="Times New Roman"/>
          <w:sz w:val="24"/>
          <w:szCs w:val="24"/>
        </w:rPr>
        <w:t xml:space="preserve"> </w:t>
      </w:r>
      <w:r w:rsidR="00415B23" w:rsidRPr="00B70217">
        <w:rPr>
          <w:rFonts w:ascii="Times New Roman" w:hAnsi="Times New Roman" w:cs="Times New Roman"/>
          <w:sz w:val="24"/>
          <w:szCs w:val="24"/>
        </w:rPr>
        <w:t xml:space="preserve">the </w:t>
      </w:r>
      <w:r w:rsidRPr="00B70217">
        <w:rPr>
          <w:rFonts w:ascii="Times New Roman" w:hAnsi="Times New Roman" w:cs="Times New Roman"/>
          <w:sz w:val="24"/>
          <w:szCs w:val="24"/>
        </w:rPr>
        <w:t xml:space="preserve">possible </w:t>
      </w:r>
      <w:r w:rsidR="00415B23" w:rsidRPr="00B70217">
        <w:rPr>
          <w:rFonts w:ascii="Times New Roman" w:hAnsi="Times New Roman" w:cs="Times New Roman"/>
          <w:sz w:val="24"/>
          <w:szCs w:val="24"/>
        </w:rPr>
        <w:t>interplay of KRAS mutation status and PTL.</w:t>
      </w:r>
      <w:r w:rsidR="004A348B" w:rsidRPr="00B70217">
        <w:rPr>
          <w:rFonts w:ascii="Times New Roman" w:hAnsi="Times New Roman" w:cs="Times New Roman"/>
          <w:sz w:val="24"/>
          <w:szCs w:val="24"/>
        </w:rPr>
        <w:fldChar w:fldCharType="begin">
          <w:fldData xml:space="preserve">PEVuZE5vdGU+PENpdGU+PEF1dGhvcj5TYXNha2k8L0F1dGhvcj48WWVhcj4yMDE2PC9ZZWFyPjxS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</w:fldData>
        </w:fldChar>
      </w:r>
      <w:r w:rsidR="006D02BA" w:rsidRPr="00B70217">
        <w:rPr>
          <w:rFonts w:ascii="Times New Roman" w:hAnsi="Times New Roman" w:cs="Times New Roman"/>
          <w:sz w:val="24"/>
          <w:szCs w:val="24"/>
        </w:rPr>
        <w:instrText xml:space="preserve"> ADDIN EN.CITE </w:instrText>
      </w:r>
      <w:r w:rsidR="006D02BA" w:rsidRPr="00B70217">
        <w:rPr>
          <w:rFonts w:ascii="Times New Roman" w:hAnsi="Times New Roman" w:cs="Times New Roman"/>
          <w:sz w:val="24"/>
          <w:szCs w:val="24"/>
        </w:rPr>
        <w:fldChar w:fldCharType="begin">
          <w:fldData xml:space="preserve">PEVuZE5vdGU+PENpdGU+PEF1dGhvcj5TYXNha2k8L0F1dGhvcj48WWVhcj4yMDE2PC9ZZWFyPjxS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</w:fldData>
        </w:fldChar>
      </w:r>
      <w:r w:rsidR="006D02BA" w:rsidRPr="00B70217">
        <w:rPr>
          <w:rFonts w:ascii="Times New Roman" w:hAnsi="Times New Roman" w:cs="Times New Roman"/>
          <w:sz w:val="24"/>
          <w:szCs w:val="24"/>
        </w:rPr>
        <w:instrText xml:space="preserve"> ADDIN EN.CITE.DATA </w:instrText>
      </w:r>
      <w:r w:rsidR="006D02BA" w:rsidRPr="00B70217">
        <w:rPr>
          <w:rFonts w:ascii="Times New Roman" w:hAnsi="Times New Roman" w:cs="Times New Roman"/>
          <w:sz w:val="24"/>
          <w:szCs w:val="24"/>
        </w:rPr>
      </w:r>
      <w:r w:rsidR="006D02BA" w:rsidRPr="00B70217">
        <w:rPr>
          <w:rFonts w:ascii="Times New Roman" w:hAnsi="Times New Roman" w:cs="Times New Roman"/>
          <w:sz w:val="24"/>
          <w:szCs w:val="24"/>
        </w:rPr>
        <w:fldChar w:fldCharType="end"/>
      </w:r>
      <w:r w:rsidR="004A348B" w:rsidRPr="00B70217">
        <w:rPr>
          <w:rFonts w:ascii="Times New Roman" w:hAnsi="Times New Roman" w:cs="Times New Roman"/>
          <w:sz w:val="24"/>
          <w:szCs w:val="24"/>
        </w:rPr>
      </w:r>
      <w:r w:rsidR="004A348B" w:rsidRPr="00B70217">
        <w:rPr>
          <w:rFonts w:ascii="Times New Roman" w:hAnsi="Times New Roman" w:cs="Times New Roman"/>
          <w:sz w:val="24"/>
          <w:szCs w:val="24"/>
        </w:rPr>
        <w:fldChar w:fldCharType="separate"/>
      </w:r>
      <w:r w:rsidR="006D02BA" w:rsidRPr="00B70217">
        <w:rPr>
          <w:rFonts w:ascii="Times New Roman" w:hAnsi="Times New Roman" w:cs="Times New Roman"/>
          <w:noProof/>
          <w:sz w:val="24"/>
          <w:szCs w:val="24"/>
          <w:vertAlign w:val="superscript"/>
        </w:rPr>
        <w:t>17</w:t>
      </w:r>
      <w:r w:rsidR="004A348B" w:rsidRPr="00B70217">
        <w:rPr>
          <w:rFonts w:ascii="Times New Roman" w:hAnsi="Times New Roman" w:cs="Times New Roman"/>
          <w:sz w:val="24"/>
          <w:szCs w:val="24"/>
        </w:rPr>
        <w:fldChar w:fldCharType="end"/>
      </w:r>
      <w:r w:rsidR="00415B23" w:rsidRPr="00B70217">
        <w:rPr>
          <w:rFonts w:ascii="Times New Roman" w:hAnsi="Times New Roman" w:cs="Times New Roman"/>
          <w:sz w:val="24"/>
          <w:szCs w:val="24"/>
        </w:rPr>
        <w:t xml:space="preserve"> Specifically, </w:t>
      </w:r>
      <w:r w:rsidR="00706890" w:rsidRPr="00B70217">
        <w:rPr>
          <w:rFonts w:ascii="Times New Roman" w:hAnsi="Times New Roman" w:cs="Times New Roman"/>
          <w:sz w:val="24"/>
          <w:szCs w:val="24"/>
        </w:rPr>
        <w:t xml:space="preserve">in 2016, </w:t>
      </w:r>
      <w:r w:rsidR="00415B23" w:rsidRPr="00B70217">
        <w:rPr>
          <w:rFonts w:ascii="Times New Roman" w:hAnsi="Times New Roman" w:cs="Times New Roman"/>
          <w:sz w:val="24"/>
          <w:szCs w:val="24"/>
        </w:rPr>
        <w:t xml:space="preserve">Sasaki et al found that among patients with </w:t>
      </w:r>
      <w:r w:rsidR="00706890" w:rsidRPr="00B70217">
        <w:rPr>
          <w:rFonts w:ascii="Times New Roman" w:hAnsi="Times New Roman" w:cs="Times New Roman"/>
          <w:sz w:val="24"/>
          <w:szCs w:val="24"/>
        </w:rPr>
        <w:t xml:space="preserve">wild type </w:t>
      </w:r>
      <w:r w:rsidR="00415B23" w:rsidRPr="00B70217">
        <w:rPr>
          <w:rFonts w:ascii="Times New Roman" w:hAnsi="Times New Roman" w:cs="Times New Roman"/>
          <w:sz w:val="24"/>
          <w:szCs w:val="24"/>
        </w:rPr>
        <w:t xml:space="preserve">KRAS </w:t>
      </w:r>
      <w:proofErr w:type="spellStart"/>
      <w:r w:rsidR="00415B23" w:rsidRPr="00B70217">
        <w:rPr>
          <w:rFonts w:ascii="Times New Roman" w:hAnsi="Times New Roman" w:cs="Times New Roman"/>
          <w:sz w:val="24"/>
          <w:szCs w:val="24"/>
        </w:rPr>
        <w:t>tumors</w:t>
      </w:r>
      <w:proofErr w:type="spellEnd"/>
      <w:r w:rsidR="00415B23" w:rsidRPr="00B70217">
        <w:rPr>
          <w:rFonts w:ascii="Times New Roman" w:hAnsi="Times New Roman" w:cs="Times New Roman"/>
          <w:sz w:val="24"/>
          <w:szCs w:val="24"/>
        </w:rPr>
        <w:t xml:space="preserve">, </w:t>
      </w:r>
      <w:r w:rsidR="008835C0" w:rsidRPr="00B70217">
        <w:rPr>
          <w:rFonts w:ascii="Times New Roman" w:hAnsi="Times New Roman" w:cs="Times New Roman"/>
          <w:sz w:val="24"/>
          <w:szCs w:val="24"/>
        </w:rPr>
        <w:t xml:space="preserve">the overall survival of patients with LS </w:t>
      </w:r>
      <w:proofErr w:type="spellStart"/>
      <w:r w:rsidR="008835C0" w:rsidRPr="00B70217">
        <w:rPr>
          <w:rFonts w:ascii="Times New Roman" w:hAnsi="Times New Roman" w:cs="Times New Roman"/>
          <w:sz w:val="24"/>
          <w:szCs w:val="24"/>
        </w:rPr>
        <w:t>tumors</w:t>
      </w:r>
      <w:proofErr w:type="spellEnd"/>
      <w:r w:rsidR="008835C0" w:rsidRPr="00B70217">
        <w:rPr>
          <w:rFonts w:ascii="Times New Roman" w:hAnsi="Times New Roman" w:cs="Times New Roman"/>
          <w:sz w:val="24"/>
          <w:szCs w:val="24"/>
        </w:rPr>
        <w:t xml:space="preserve"> was numerically superior to those with RS </w:t>
      </w:r>
      <w:proofErr w:type="spellStart"/>
      <w:r w:rsidR="008835C0" w:rsidRPr="00B70217">
        <w:rPr>
          <w:rFonts w:ascii="Times New Roman" w:hAnsi="Times New Roman" w:cs="Times New Roman"/>
          <w:sz w:val="24"/>
          <w:szCs w:val="24"/>
        </w:rPr>
        <w:t>tumors</w:t>
      </w:r>
      <w:proofErr w:type="spellEnd"/>
      <w:r w:rsidR="008835C0" w:rsidRPr="00B70217">
        <w:rPr>
          <w:rFonts w:ascii="Times New Roman" w:hAnsi="Times New Roman" w:cs="Times New Roman"/>
          <w:sz w:val="24"/>
          <w:szCs w:val="24"/>
        </w:rPr>
        <w:t xml:space="preserve"> (median OS: 65.8 vs 56.4 months, respectively). In contrast, among patients with KRAS mutated </w:t>
      </w:r>
      <w:proofErr w:type="spellStart"/>
      <w:r w:rsidR="008835C0" w:rsidRPr="00B70217">
        <w:rPr>
          <w:rFonts w:ascii="Times New Roman" w:hAnsi="Times New Roman" w:cs="Times New Roman"/>
          <w:sz w:val="24"/>
          <w:szCs w:val="24"/>
        </w:rPr>
        <w:t>tumors</w:t>
      </w:r>
      <w:proofErr w:type="spellEnd"/>
      <w:r w:rsidR="008835C0" w:rsidRPr="00B70217">
        <w:rPr>
          <w:rFonts w:ascii="Times New Roman" w:hAnsi="Times New Roman" w:cs="Times New Roman"/>
          <w:sz w:val="24"/>
          <w:szCs w:val="24"/>
        </w:rPr>
        <w:t xml:space="preserve">, OS was similar (median OS: 46.8 vs 44.0 months for those with RS vs LS </w:t>
      </w:r>
      <w:proofErr w:type="spellStart"/>
      <w:r w:rsidR="008835C0" w:rsidRPr="00B70217">
        <w:rPr>
          <w:rFonts w:ascii="Times New Roman" w:hAnsi="Times New Roman" w:cs="Times New Roman"/>
          <w:sz w:val="24"/>
          <w:szCs w:val="24"/>
        </w:rPr>
        <w:t>tumors</w:t>
      </w:r>
      <w:proofErr w:type="spellEnd"/>
      <w:r w:rsidR="008835C0" w:rsidRPr="00B70217">
        <w:rPr>
          <w:rFonts w:ascii="Times New Roman" w:hAnsi="Times New Roman" w:cs="Times New Roman"/>
          <w:sz w:val="24"/>
          <w:szCs w:val="24"/>
        </w:rPr>
        <w:t>, respectively).</w:t>
      </w:r>
    </w:p>
    <w:p w14:paraId="72B6FD3E" w14:textId="369FEA5A" w:rsidR="00FE2EAA" w:rsidRPr="00B70217" w:rsidRDefault="00767C7B" w:rsidP="00CF4105">
      <w:pPr>
        <w:spacing w:line="480" w:lineRule="auto"/>
        <w:rPr>
          <w:rFonts w:ascii="Times New Roman" w:hAnsi="Times New Roman" w:cs="Times New Roman"/>
          <w:sz w:val="24"/>
          <w:szCs w:val="24"/>
        </w:rPr>
      </w:pPr>
      <w:r w:rsidRPr="00B70217">
        <w:rPr>
          <w:rFonts w:ascii="Times New Roman" w:hAnsi="Times New Roman" w:cs="Times New Roman"/>
          <w:sz w:val="24"/>
          <w:szCs w:val="24"/>
        </w:rPr>
        <w:t>These results are in line with those reported by Cavallaro et al</w:t>
      </w:r>
      <w:r w:rsidR="00706890" w:rsidRPr="00B70217">
        <w:rPr>
          <w:rFonts w:ascii="Times New Roman" w:hAnsi="Times New Roman" w:cs="Times New Roman"/>
          <w:sz w:val="24"/>
          <w:szCs w:val="24"/>
        </w:rPr>
        <w:t>,</w:t>
      </w:r>
      <w:r w:rsidRPr="00B70217">
        <w:rPr>
          <w:rFonts w:ascii="Times New Roman" w:hAnsi="Times New Roman" w:cs="Times New Roman"/>
          <w:sz w:val="24"/>
          <w:szCs w:val="24"/>
        </w:rPr>
        <w:t xml:space="preserve"> who investigated the relationship between PTL and KRAS status in a mixed </w:t>
      </w:r>
      <w:r w:rsidR="00F54E76" w:rsidRPr="00B70217">
        <w:rPr>
          <w:rFonts w:ascii="Times New Roman" w:hAnsi="Times New Roman" w:cs="Times New Roman"/>
          <w:sz w:val="24"/>
          <w:szCs w:val="24"/>
        </w:rPr>
        <w:t>National Cancer Data Base (</w:t>
      </w:r>
      <w:r w:rsidRPr="00B70217">
        <w:rPr>
          <w:rFonts w:ascii="Times New Roman" w:hAnsi="Times New Roman" w:cs="Times New Roman"/>
          <w:sz w:val="24"/>
          <w:szCs w:val="24"/>
        </w:rPr>
        <w:t>NCDB</w:t>
      </w:r>
      <w:r w:rsidR="00F54E76" w:rsidRPr="00B70217">
        <w:rPr>
          <w:rFonts w:ascii="Times New Roman" w:hAnsi="Times New Roman" w:cs="Times New Roman"/>
          <w:sz w:val="24"/>
          <w:szCs w:val="24"/>
        </w:rPr>
        <w:t>)</w:t>
      </w:r>
      <w:r w:rsidRPr="00B70217">
        <w:rPr>
          <w:rFonts w:ascii="Times New Roman" w:hAnsi="Times New Roman" w:cs="Times New Roman"/>
          <w:sz w:val="24"/>
          <w:szCs w:val="24"/>
        </w:rPr>
        <w:t xml:space="preserve"> cohort of </w:t>
      </w:r>
      <w:proofErr w:type="spellStart"/>
      <w:r w:rsidRPr="00B70217">
        <w:rPr>
          <w:rFonts w:ascii="Times New Roman" w:hAnsi="Times New Roman" w:cs="Times New Roman"/>
          <w:sz w:val="24"/>
          <w:szCs w:val="24"/>
        </w:rPr>
        <w:t>resectable</w:t>
      </w:r>
      <w:proofErr w:type="spellEnd"/>
      <w:r w:rsidRPr="00B70217">
        <w:rPr>
          <w:rFonts w:ascii="Times New Roman" w:hAnsi="Times New Roman" w:cs="Times New Roman"/>
          <w:sz w:val="24"/>
          <w:szCs w:val="24"/>
        </w:rPr>
        <w:t xml:space="preserve"> and unresectable patients with CRC and synchronous metastases to the liver.</w:t>
      </w:r>
      <w:r w:rsidR="004A348B" w:rsidRPr="00B70217">
        <w:rPr>
          <w:rFonts w:ascii="Times New Roman" w:hAnsi="Times New Roman" w:cs="Times New Roman"/>
          <w:sz w:val="24"/>
          <w:szCs w:val="24"/>
        </w:rPr>
        <w:fldChar w:fldCharType="begin">
          <w:fldData xml:space="preserve">PEVuZE5vdGU+PENpdGU+PEF1dGhvcj5DYXZhbGxhcm88L0F1dGhvcj48WWVhcj4yMDIwPC9ZZWFy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</w:fldData>
        </w:fldChar>
      </w:r>
      <w:r w:rsidR="006D02BA" w:rsidRPr="00B70217">
        <w:rPr>
          <w:rFonts w:ascii="Times New Roman" w:hAnsi="Times New Roman" w:cs="Times New Roman"/>
          <w:sz w:val="24"/>
          <w:szCs w:val="24"/>
        </w:rPr>
        <w:instrText xml:space="preserve"> ADDIN EN.CITE </w:instrText>
      </w:r>
      <w:r w:rsidR="006D02BA" w:rsidRPr="00B70217">
        <w:rPr>
          <w:rFonts w:ascii="Times New Roman" w:hAnsi="Times New Roman" w:cs="Times New Roman"/>
          <w:sz w:val="24"/>
          <w:szCs w:val="24"/>
        </w:rPr>
        <w:fldChar w:fldCharType="begin">
          <w:fldData xml:space="preserve">PEVuZE5vdGU+PENpdGU+PEF1dGhvcj5DYXZhbGxhcm88L0F1dGhvcj48WWVhcj4yMDIwPC9ZZWFy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</w:fldData>
        </w:fldChar>
      </w:r>
      <w:r w:rsidR="006D02BA" w:rsidRPr="00B70217">
        <w:rPr>
          <w:rFonts w:ascii="Times New Roman" w:hAnsi="Times New Roman" w:cs="Times New Roman"/>
          <w:sz w:val="24"/>
          <w:szCs w:val="24"/>
        </w:rPr>
        <w:instrText xml:space="preserve"> ADDIN EN.CITE.DATA </w:instrText>
      </w:r>
      <w:r w:rsidR="006D02BA" w:rsidRPr="00B70217">
        <w:rPr>
          <w:rFonts w:ascii="Times New Roman" w:hAnsi="Times New Roman" w:cs="Times New Roman"/>
          <w:sz w:val="24"/>
          <w:szCs w:val="24"/>
        </w:rPr>
      </w:r>
      <w:r w:rsidR="006D02BA" w:rsidRPr="00B70217">
        <w:rPr>
          <w:rFonts w:ascii="Times New Roman" w:hAnsi="Times New Roman" w:cs="Times New Roman"/>
          <w:sz w:val="24"/>
          <w:szCs w:val="24"/>
        </w:rPr>
        <w:fldChar w:fldCharType="end"/>
      </w:r>
      <w:r w:rsidR="004A348B" w:rsidRPr="00B70217">
        <w:rPr>
          <w:rFonts w:ascii="Times New Roman" w:hAnsi="Times New Roman" w:cs="Times New Roman"/>
          <w:sz w:val="24"/>
          <w:szCs w:val="24"/>
        </w:rPr>
      </w:r>
      <w:r w:rsidR="004A348B" w:rsidRPr="00B70217">
        <w:rPr>
          <w:rFonts w:ascii="Times New Roman" w:hAnsi="Times New Roman" w:cs="Times New Roman"/>
          <w:sz w:val="24"/>
          <w:szCs w:val="24"/>
        </w:rPr>
        <w:fldChar w:fldCharType="separate"/>
      </w:r>
      <w:r w:rsidR="006D02BA" w:rsidRPr="00B70217">
        <w:rPr>
          <w:rFonts w:ascii="Times New Roman" w:hAnsi="Times New Roman" w:cs="Times New Roman"/>
          <w:noProof/>
          <w:sz w:val="24"/>
          <w:szCs w:val="24"/>
          <w:vertAlign w:val="superscript"/>
        </w:rPr>
        <w:t>18</w:t>
      </w:r>
      <w:r w:rsidR="004A348B" w:rsidRPr="00B70217">
        <w:rPr>
          <w:rFonts w:ascii="Times New Roman" w:hAnsi="Times New Roman" w:cs="Times New Roman"/>
          <w:sz w:val="24"/>
          <w:szCs w:val="24"/>
        </w:rPr>
        <w:fldChar w:fldCharType="end"/>
      </w:r>
      <w:r w:rsidRPr="00B70217">
        <w:rPr>
          <w:rFonts w:ascii="Times New Roman" w:hAnsi="Times New Roman" w:cs="Times New Roman"/>
          <w:sz w:val="24"/>
          <w:szCs w:val="24"/>
        </w:rPr>
        <w:t xml:space="preserve"> </w:t>
      </w:r>
      <w:r w:rsidR="00D33A1B" w:rsidRPr="00B70217">
        <w:rPr>
          <w:rFonts w:ascii="Times New Roman" w:hAnsi="Times New Roman" w:cs="Times New Roman"/>
          <w:sz w:val="24"/>
          <w:szCs w:val="24"/>
        </w:rPr>
        <w:t>Specifically, t</w:t>
      </w:r>
      <w:r w:rsidRPr="00B70217">
        <w:rPr>
          <w:rFonts w:ascii="Times New Roman" w:hAnsi="Times New Roman" w:cs="Times New Roman"/>
          <w:sz w:val="24"/>
          <w:szCs w:val="24"/>
        </w:rPr>
        <w:t xml:space="preserve">hey found that among those with wild-type </w:t>
      </w:r>
      <w:proofErr w:type="spellStart"/>
      <w:r w:rsidRPr="00B70217">
        <w:rPr>
          <w:rFonts w:ascii="Times New Roman" w:hAnsi="Times New Roman" w:cs="Times New Roman"/>
          <w:sz w:val="24"/>
          <w:szCs w:val="24"/>
        </w:rPr>
        <w:t>tumors</w:t>
      </w:r>
      <w:proofErr w:type="spellEnd"/>
      <w:r w:rsidRPr="00B70217">
        <w:rPr>
          <w:rFonts w:ascii="Times New Roman" w:hAnsi="Times New Roman" w:cs="Times New Roman"/>
          <w:sz w:val="24"/>
          <w:szCs w:val="24"/>
        </w:rPr>
        <w:t xml:space="preserve">, the overall survival of patients with LS </w:t>
      </w:r>
      <w:proofErr w:type="spellStart"/>
      <w:r w:rsidRPr="00B70217">
        <w:rPr>
          <w:rFonts w:ascii="Times New Roman" w:hAnsi="Times New Roman" w:cs="Times New Roman"/>
          <w:sz w:val="24"/>
          <w:szCs w:val="24"/>
        </w:rPr>
        <w:t>tumors</w:t>
      </w:r>
      <w:proofErr w:type="spellEnd"/>
      <w:r w:rsidRPr="00B70217">
        <w:rPr>
          <w:rFonts w:ascii="Times New Roman" w:hAnsi="Times New Roman" w:cs="Times New Roman"/>
          <w:sz w:val="24"/>
          <w:szCs w:val="24"/>
        </w:rPr>
        <w:t xml:space="preserve"> was numerically superior to those with RS disease (median OS: 31.5 vs 16.7 months, respectively) while in patients with KRAS mutated </w:t>
      </w:r>
      <w:proofErr w:type="spellStart"/>
      <w:r w:rsidRPr="00B70217">
        <w:rPr>
          <w:rFonts w:ascii="Times New Roman" w:hAnsi="Times New Roman" w:cs="Times New Roman"/>
          <w:sz w:val="24"/>
          <w:szCs w:val="24"/>
        </w:rPr>
        <w:t>tumors</w:t>
      </w:r>
      <w:proofErr w:type="spellEnd"/>
      <w:r w:rsidRPr="00B70217">
        <w:rPr>
          <w:rFonts w:ascii="Times New Roman" w:hAnsi="Times New Roman" w:cs="Times New Roman"/>
          <w:sz w:val="24"/>
          <w:szCs w:val="24"/>
        </w:rPr>
        <w:t xml:space="preserve"> OS was comparable (median OS was 21.1 months for those with RS </w:t>
      </w:r>
      <w:proofErr w:type="spellStart"/>
      <w:r w:rsidRPr="00B70217">
        <w:rPr>
          <w:rFonts w:ascii="Times New Roman" w:hAnsi="Times New Roman" w:cs="Times New Roman"/>
          <w:sz w:val="24"/>
          <w:szCs w:val="24"/>
        </w:rPr>
        <w:t>tumors</w:t>
      </w:r>
      <w:proofErr w:type="spellEnd"/>
      <w:r w:rsidRPr="00B70217">
        <w:rPr>
          <w:rFonts w:ascii="Times New Roman" w:hAnsi="Times New Roman" w:cs="Times New Roman"/>
          <w:sz w:val="24"/>
          <w:szCs w:val="24"/>
        </w:rPr>
        <w:t xml:space="preserve"> and 23.7 for those with LS </w:t>
      </w:r>
      <w:proofErr w:type="spellStart"/>
      <w:r w:rsidRPr="00B70217">
        <w:rPr>
          <w:rFonts w:ascii="Times New Roman" w:hAnsi="Times New Roman" w:cs="Times New Roman"/>
          <w:sz w:val="24"/>
          <w:szCs w:val="24"/>
        </w:rPr>
        <w:t>tumors</w:t>
      </w:r>
      <w:proofErr w:type="spellEnd"/>
      <w:r w:rsidRPr="00B70217">
        <w:rPr>
          <w:rFonts w:ascii="Times New Roman" w:hAnsi="Times New Roman" w:cs="Times New Roman"/>
          <w:sz w:val="24"/>
          <w:szCs w:val="24"/>
        </w:rPr>
        <w:t>). Unfortunately, the NCDB does not provide data on whether curative intent surgery was performed and thus this study could not be include</w:t>
      </w:r>
      <w:r w:rsidR="00FD5D07" w:rsidRPr="00B70217">
        <w:rPr>
          <w:rFonts w:ascii="Times New Roman" w:hAnsi="Times New Roman" w:cs="Times New Roman"/>
          <w:sz w:val="24"/>
          <w:szCs w:val="24"/>
        </w:rPr>
        <w:t>d</w:t>
      </w:r>
      <w:r w:rsidRPr="00B70217">
        <w:rPr>
          <w:rFonts w:ascii="Times New Roman" w:hAnsi="Times New Roman" w:cs="Times New Roman"/>
          <w:sz w:val="24"/>
          <w:szCs w:val="24"/>
        </w:rPr>
        <w:t xml:space="preserve"> in the present meta-analysis. </w:t>
      </w:r>
      <w:r w:rsidR="00FE2EAA" w:rsidRPr="00B70217">
        <w:rPr>
          <w:rFonts w:ascii="Times New Roman" w:hAnsi="Times New Roman" w:cs="Times New Roman"/>
          <w:sz w:val="24"/>
          <w:szCs w:val="24"/>
        </w:rPr>
        <w:t>Importantly, our findings may apply even to patients with</w:t>
      </w:r>
      <w:r w:rsidR="00CB5674" w:rsidRPr="00B70217">
        <w:rPr>
          <w:rFonts w:ascii="Times New Roman" w:hAnsi="Times New Roman" w:cs="Times New Roman"/>
          <w:sz w:val="24"/>
          <w:szCs w:val="24"/>
        </w:rPr>
        <w:t xml:space="preserve"> non-metastatic</w:t>
      </w:r>
      <w:r w:rsidR="00FE2EAA" w:rsidRPr="00B70217">
        <w:rPr>
          <w:rFonts w:ascii="Times New Roman" w:hAnsi="Times New Roman" w:cs="Times New Roman"/>
          <w:sz w:val="24"/>
          <w:szCs w:val="24"/>
        </w:rPr>
        <w:t xml:space="preserve"> </w:t>
      </w:r>
      <w:r w:rsidR="00E429ED" w:rsidRPr="00B70217">
        <w:rPr>
          <w:rFonts w:ascii="Times New Roman" w:hAnsi="Times New Roman" w:cs="Times New Roman"/>
          <w:sz w:val="24"/>
          <w:szCs w:val="24"/>
        </w:rPr>
        <w:t>CRC</w:t>
      </w:r>
      <w:r w:rsidR="00FE2EAA" w:rsidRPr="00B70217">
        <w:rPr>
          <w:rFonts w:ascii="Times New Roman" w:hAnsi="Times New Roman" w:cs="Times New Roman"/>
          <w:sz w:val="24"/>
          <w:szCs w:val="24"/>
        </w:rPr>
        <w:t xml:space="preserve">. Specifically, a study by </w:t>
      </w:r>
      <w:proofErr w:type="spellStart"/>
      <w:r w:rsidR="00FE2EAA" w:rsidRPr="00B70217">
        <w:rPr>
          <w:rFonts w:ascii="Times New Roman" w:hAnsi="Times New Roman" w:cs="Times New Roman"/>
          <w:sz w:val="24"/>
          <w:szCs w:val="24"/>
        </w:rPr>
        <w:t>Kamphues</w:t>
      </w:r>
      <w:proofErr w:type="spellEnd"/>
      <w:r w:rsidR="00FE2EAA" w:rsidRPr="00B70217">
        <w:rPr>
          <w:rFonts w:ascii="Times New Roman" w:hAnsi="Times New Roman" w:cs="Times New Roman"/>
          <w:sz w:val="24"/>
          <w:szCs w:val="24"/>
        </w:rPr>
        <w:t xml:space="preserve"> et al eva</w:t>
      </w:r>
      <w:r w:rsidR="00351873" w:rsidRPr="00B70217">
        <w:rPr>
          <w:rFonts w:ascii="Times New Roman" w:hAnsi="Times New Roman" w:cs="Times New Roman"/>
          <w:sz w:val="24"/>
          <w:szCs w:val="24"/>
        </w:rPr>
        <w:t>l</w:t>
      </w:r>
      <w:r w:rsidR="00FE2EAA" w:rsidRPr="00B70217">
        <w:rPr>
          <w:rFonts w:ascii="Times New Roman" w:hAnsi="Times New Roman" w:cs="Times New Roman"/>
          <w:sz w:val="24"/>
          <w:szCs w:val="24"/>
        </w:rPr>
        <w:t xml:space="preserve">uated the interplay </w:t>
      </w:r>
      <w:r w:rsidR="002A4190" w:rsidRPr="00B70217">
        <w:rPr>
          <w:rFonts w:ascii="Times New Roman" w:hAnsi="Times New Roman" w:cs="Times New Roman"/>
          <w:sz w:val="24"/>
          <w:szCs w:val="24"/>
        </w:rPr>
        <w:t xml:space="preserve">between </w:t>
      </w:r>
      <w:r w:rsidR="00FE2EAA" w:rsidRPr="00B70217">
        <w:rPr>
          <w:rFonts w:ascii="Times New Roman" w:hAnsi="Times New Roman" w:cs="Times New Roman"/>
          <w:sz w:val="24"/>
          <w:szCs w:val="24"/>
        </w:rPr>
        <w:t xml:space="preserve">KRAS status and PTL in a cohort of patients with non-metastatic CRC treated at six academic </w:t>
      </w:r>
      <w:proofErr w:type="spellStart"/>
      <w:r w:rsidR="00FE2EAA" w:rsidRPr="00B70217">
        <w:rPr>
          <w:rFonts w:ascii="Times New Roman" w:hAnsi="Times New Roman" w:cs="Times New Roman"/>
          <w:sz w:val="24"/>
          <w:szCs w:val="24"/>
        </w:rPr>
        <w:t>centers</w:t>
      </w:r>
      <w:proofErr w:type="spellEnd"/>
      <w:r w:rsidR="00FE2EAA" w:rsidRPr="00B70217">
        <w:rPr>
          <w:rFonts w:ascii="Times New Roman" w:hAnsi="Times New Roman" w:cs="Times New Roman"/>
          <w:sz w:val="24"/>
          <w:szCs w:val="24"/>
        </w:rPr>
        <w:t xml:space="preserve"> in Europe and Japan. In this cohort, KRAS mutation status was only found to be prognostic among patients with LS disease, </w:t>
      </w:r>
      <w:r w:rsidR="00190E20" w:rsidRPr="00B70217">
        <w:rPr>
          <w:rFonts w:ascii="Times New Roman" w:hAnsi="Times New Roman" w:cs="Times New Roman"/>
          <w:sz w:val="24"/>
          <w:szCs w:val="24"/>
        </w:rPr>
        <w:t xml:space="preserve">which is </w:t>
      </w:r>
      <w:r w:rsidR="00FE2EAA" w:rsidRPr="00B70217">
        <w:rPr>
          <w:rFonts w:ascii="Times New Roman" w:hAnsi="Times New Roman" w:cs="Times New Roman"/>
          <w:sz w:val="24"/>
          <w:szCs w:val="24"/>
        </w:rPr>
        <w:t xml:space="preserve">consistent with </w:t>
      </w:r>
      <w:r w:rsidR="00190E20" w:rsidRPr="00B70217">
        <w:rPr>
          <w:rFonts w:ascii="Times New Roman" w:hAnsi="Times New Roman" w:cs="Times New Roman"/>
          <w:sz w:val="24"/>
          <w:szCs w:val="24"/>
        </w:rPr>
        <w:t xml:space="preserve">the present study. </w:t>
      </w:r>
      <w:r w:rsidR="00FE2EAA" w:rsidRPr="00B70217">
        <w:rPr>
          <w:rFonts w:ascii="Times New Roman" w:hAnsi="Times New Roman" w:cs="Times New Roman"/>
          <w:sz w:val="24"/>
          <w:szCs w:val="24"/>
        </w:rPr>
        <w:t xml:space="preserve"> </w:t>
      </w:r>
    </w:p>
    <w:p w14:paraId="5CD51C5A" w14:textId="4361BD09" w:rsidR="00415B23" w:rsidRPr="00B70217" w:rsidRDefault="00415B23" w:rsidP="00415B23">
      <w:pPr>
        <w:spacing w:line="480" w:lineRule="auto"/>
        <w:rPr>
          <w:rFonts w:ascii="Times New Roman" w:hAnsi="Times New Roman" w:cs="Times New Roman"/>
          <w:sz w:val="24"/>
          <w:szCs w:val="24"/>
        </w:rPr>
      </w:pPr>
      <w:r w:rsidRPr="00B70217">
        <w:rPr>
          <w:rFonts w:ascii="Times New Roman" w:hAnsi="Times New Roman" w:cs="Times New Roman"/>
          <w:sz w:val="24"/>
          <w:szCs w:val="24"/>
        </w:rPr>
        <w:lastRenderedPageBreak/>
        <w:t>Given the</w:t>
      </w:r>
      <w:r w:rsidR="00651190" w:rsidRPr="00B70217">
        <w:rPr>
          <w:rFonts w:ascii="Times New Roman" w:hAnsi="Times New Roman" w:cs="Times New Roman"/>
          <w:sz w:val="24"/>
          <w:szCs w:val="24"/>
        </w:rPr>
        <w:t xml:space="preserve"> </w:t>
      </w:r>
      <w:r w:rsidRPr="00B70217">
        <w:rPr>
          <w:rFonts w:ascii="Times New Roman" w:hAnsi="Times New Roman" w:cs="Times New Roman"/>
          <w:sz w:val="24"/>
          <w:szCs w:val="24"/>
        </w:rPr>
        <w:t>findings</w:t>
      </w:r>
      <w:r w:rsidR="00651190" w:rsidRPr="00B70217">
        <w:rPr>
          <w:rFonts w:ascii="Times New Roman" w:hAnsi="Times New Roman" w:cs="Times New Roman"/>
          <w:sz w:val="24"/>
          <w:szCs w:val="24"/>
        </w:rPr>
        <w:t xml:space="preserve"> of this meta-analysis</w:t>
      </w:r>
      <w:r w:rsidRPr="00B70217">
        <w:rPr>
          <w:rFonts w:ascii="Times New Roman" w:hAnsi="Times New Roman" w:cs="Times New Roman"/>
          <w:sz w:val="24"/>
          <w:szCs w:val="24"/>
        </w:rPr>
        <w:t xml:space="preserve">, it is tempting to speculate on the molecular profiles that </w:t>
      </w:r>
      <w:r w:rsidR="00651190" w:rsidRPr="00B70217">
        <w:rPr>
          <w:rFonts w:ascii="Times New Roman" w:hAnsi="Times New Roman" w:cs="Times New Roman"/>
          <w:sz w:val="24"/>
          <w:szCs w:val="24"/>
        </w:rPr>
        <w:t xml:space="preserve">make </w:t>
      </w:r>
      <w:r w:rsidRPr="00B70217">
        <w:rPr>
          <w:rFonts w:ascii="Times New Roman" w:hAnsi="Times New Roman" w:cs="Times New Roman"/>
          <w:sz w:val="24"/>
          <w:szCs w:val="24"/>
        </w:rPr>
        <w:t>KRAS</w:t>
      </w:r>
      <w:r w:rsidR="00651190" w:rsidRPr="00B70217">
        <w:rPr>
          <w:rFonts w:ascii="Times New Roman" w:hAnsi="Times New Roman" w:cs="Times New Roman"/>
          <w:sz w:val="24"/>
          <w:szCs w:val="24"/>
        </w:rPr>
        <w:t xml:space="preserve"> mutated</w:t>
      </w:r>
      <w:r w:rsidRPr="00B70217">
        <w:rPr>
          <w:rFonts w:ascii="Times New Roman" w:hAnsi="Times New Roman" w:cs="Times New Roman"/>
          <w:sz w:val="24"/>
          <w:szCs w:val="24"/>
        </w:rPr>
        <w:t xml:space="preserve"> </w:t>
      </w:r>
      <w:proofErr w:type="spellStart"/>
      <w:r w:rsidR="00651190" w:rsidRPr="00B70217">
        <w:rPr>
          <w:rFonts w:ascii="Times New Roman" w:hAnsi="Times New Roman" w:cs="Times New Roman"/>
          <w:sz w:val="24"/>
          <w:szCs w:val="24"/>
        </w:rPr>
        <w:t>tumors</w:t>
      </w:r>
      <w:proofErr w:type="spellEnd"/>
      <w:r w:rsidR="00651190" w:rsidRPr="00B70217">
        <w:rPr>
          <w:rFonts w:ascii="Times New Roman" w:hAnsi="Times New Roman" w:cs="Times New Roman"/>
          <w:sz w:val="24"/>
          <w:szCs w:val="24"/>
        </w:rPr>
        <w:t xml:space="preserve"> largely indifferent to PTL</w:t>
      </w:r>
      <w:r w:rsidRPr="00B70217">
        <w:rPr>
          <w:rFonts w:ascii="Times New Roman" w:hAnsi="Times New Roman" w:cs="Times New Roman"/>
          <w:sz w:val="24"/>
          <w:szCs w:val="24"/>
        </w:rPr>
        <w:t xml:space="preserve">. </w:t>
      </w:r>
      <w:r w:rsidR="00C90297" w:rsidRPr="00B70217">
        <w:rPr>
          <w:rFonts w:ascii="Times New Roman" w:hAnsi="Times New Roman" w:cs="Times New Roman"/>
          <w:sz w:val="24"/>
          <w:szCs w:val="24"/>
        </w:rPr>
        <w:t>Some studies have suggested that KRAS mutation is only prognostic when there is a coexisting TP53 or SMAD4 mutation.</w:t>
      </w:r>
      <w:r w:rsidR="004A348B" w:rsidRPr="00B70217">
        <w:rPr>
          <w:rFonts w:ascii="Times New Roman" w:hAnsi="Times New Roman" w:cs="Times New Roman"/>
          <w:sz w:val="24"/>
          <w:szCs w:val="24"/>
        </w:rPr>
        <w:fldChar w:fldCharType="begin">
          <w:fldData xml:space="preserve">PEVuZE5vdGU+PENpdGU+PEF1dGhvcj5LYXdhZ3VjaGk8L0F1dGhvcj48WWVhcj4yMDE5PC9ZZWFy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</w:fldData>
        </w:fldChar>
      </w:r>
      <w:r w:rsidR="00654B2D" w:rsidRPr="00B70217">
        <w:rPr>
          <w:rFonts w:ascii="Times New Roman" w:hAnsi="Times New Roman" w:cs="Times New Roman"/>
          <w:sz w:val="24"/>
          <w:szCs w:val="24"/>
        </w:rPr>
        <w:instrText xml:space="preserve"> ADDIN EN.CITE </w:instrText>
      </w:r>
      <w:r w:rsidR="00654B2D" w:rsidRPr="00B70217">
        <w:rPr>
          <w:rFonts w:ascii="Times New Roman" w:hAnsi="Times New Roman" w:cs="Times New Roman"/>
          <w:sz w:val="24"/>
          <w:szCs w:val="24"/>
        </w:rPr>
        <w:fldChar w:fldCharType="begin">
          <w:fldData xml:space="preserve">PEVuZE5vdGU+PENpdGU+PEF1dGhvcj5LYXdhZ3VjaGk8L0F1dGhvcj48WWVhcj4yMDE5PC9ZZWFy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</w:fldData>
        </w:fldChar>
      </w:r>
      <w:r w:rsidR="00654B2D" w:rsidRPr="00B70217">
        <w:rPr>
          <w:rFonts w:ascii="Times New Roman" w:hAnsi="Times New Roman" w:cs="Times New Roman"/>
          <w:sz w:val="24"/>
          <w:szCs w:val="24"/>
        </w:rPr>
        <w:instrText xml:space="preserve"> ADDIN EN.CITE.DATA </w:instrText>
      </w:r>
      <w:r w:rsidR="00654B2D" w:rsidRPr="00B70217">
        <w:rPr>
          <w:rFonts w:ascii="Times New Roman" w:hAnsi="Times New Roman" w:cs="Times New Roman"/>
          <w:sz w:val="24"/>
          <w:szCs w:val="24"/>
        </w:rPr>
      </w:r>
      <w:r w:rsidR="00654B2D" w:rsidRPr="00B70217">
        <w:rPr>
          <w:rFonts w:ascii="Times New Roman" w:hAnsi="Times New Roman" w:cs="Times New Roman"/>
          <w:sz w:val="24"/>
          <w:szCs w:val="24"/>
        </w:rPr>
        <w:fldChar w:fldCharType="end"/>
      </w:r>
      <w:r w:rsidR="004A348B" w:rsidRPr="00B70217">
        <w:rPr>
          <w:rFonts w:ascii="Times New Roman" w:hAnsi="Times New Roman" w:cs="Times New Roman"/>
          <w:sz w:val="24"/>
          <w:szCs w:val="24"/>
        </w:rPr>
      </w:r>
      <w:r w:rsidR="004A348B" w:rsidRPr="00B70217">
        <w:rPr>
          <w:rFonts w:ascii="Times New Roman" w:hAnsi="Times New Roman" w:cs="Times New Roman"/>
          <w:sz w:val="24"/>
          <w:szCs w:val="24"/>
        </w:rPr>
        <w:fldChar w:fldCharType="separate"/>
      </w:r>
      <w:r w:rsidR="00654B2D" w:rsidRPr="00B70217">
        <w:rPr>
          <w:rFonts w:ascii="Times New Roman" w:hAnsi="Times New Roman" w:cs="Times New Roman"/>
          <w:noProof/>
          <w:sz w:val="24"/>
          <w:szCs w:val="24"/>
          <w:vertAlign w:val="superscript"/>
        </w:rPr>
        <w:t>19, 20</w:t>
      </w:r>
      <w:r w:rsidR="004A348B" w:rsidRPr="00B70217">
        <w:rPr>
          <w:rFonts w:ascii="Times New Roman" w:hAnsi="Times New Roman" w:cs="Times New Roman"/>
          <w:sz w:val="24"/>
          <w:szCs w:val="24"/>
        </w:rPr>
        <w:fldChar w:fldCharType="end"/>
      </w:r>
      <w:r w:rsidR="00C90297" w:rsidRPr="00B70217">
        <w:rPr>
          <w:rFonts w:ascii="Times New Roman" w:hAnsi="Times New Roman" w:cs="Times New Roman"/>
          <w:sz w:val="24"/>
          <w:szCs w:val="24"/>
        </w:rPr>
        <w:t xml:space="preserve"> Interestingly, the relatively equal distribution of these two “activating” mutations between RS and LS disease may at least partially account for the similar prognosis of KRAS mutated </w:t>
      </w:r>
      <w:proofErr w:type="spellStart"/>
      <w:r w:rsidR="00C90297" w:rsidRPr="00B70217">
        <w:rPr>
          <w:rFonts w:ascii="Times New Roman" w:hAnsi="Times New Roman" w:cs="Times New Roman"/>
          <w:sz w:val="24"/>
          <w:szCs w:val="24"/>
        </w:rPr>
        <w:t>tumors</w:t>
      </w:r>
      <w:proofErr w:type="spellEnd"/>
      <w:r w:rsidR="00C90297" w:rsidRPr="00B70217">
        <w:rPr>
          <w:rFonts w:ascii="Times New Roman" w:hAnsi="Times New Roman" w:cs="Times New Roman"/>
          <w:sz w:val="24"/>
          <w:szCs w:val="24"/>
        </w:rPr>
        <w:t xml:space="preserve"> regardless of PTL. Among patients with wild type </w:t>
      </w:r>
      <w:proofErr w:type="spellStart"/>
      <w:r w:rsidR="00C90297" w:rsidRPr="00B70217">
        <w:rPr>
          <w:rFonts w:ascii="Times New Roman" w:hAnsi="Times New Roman" w:cs="Times New Roman"/>
          <w:sz w:val="24"/>
          <w:szCs w:val="24"/>
        </w:rPr>
        <w:t>tumors</w:t>
      </w:r>
      <w:proofErr w:type="spellEnd"/>
      <w:r w:rsidR="00C90297" w:rsidRPr="00B70217">
        <w:rPr>
          <w:rFonts w:ascii="Times New Roman" w:hAnsi="Times New Roman" w:cs="Times New Roman"/>
          <w:sz w:val="24"/>
          <w:szCs w:val="24"/>
        </w:rPr>
        <w:t xml:space="preserve">, PTL likely impacts outcomes through other activating mutations such as BRAF V600E, which is not only largely mutually exclusive of KRAS and associated with poor </w:t>
      </w:r>
      <w:r w:rsidR="00651190" w:rsidRPr="00B70217">
        <w:rPr>
          <w:rFonts w:ascii="Times New Roman" w:hAnsi="Times New Roman" w:cs="Times New Roman"/>
          <w:sz w:val="24"/>
          <w:szCs w:val="24"/>
        </w:rPr>
        <w:t>prognosis but</w:t>
      </w:r>
      <w:r w:rsidR="00C90297" w:rsidRPr="00B70217">
        <w:rPr>
          <w:rFonts w:ascii="Times New Roman" w:hAnsi="Times New Roman" w:cs="Times New Roman"/>
          <w:sz w:val="24"/>
          <w:szCs w:val="24"/>
        </w:rPr>
        <w:t xml:space="preserve"> is also encountered far more frequently in RS disease.</w:t>
      </w:r>
      <w:r w:rsidR="00651190" w:rsidRPr="00B70217">
        <w:rPr>
          <w:rFonts w:ascii="Times New Roman" w:hAnsi="Times New Roman" w:cs="Times New Roman"/>
          <w:sz w:val="24"/>
          <w:szCs w:val="24"/>
        </w:rPr>
        <w:t xml:space="preserve"> </w:t>
      </w:r>
    </w:p>
    <w:p w14:paraId="26603B75" w14:textId="224B5F1C" w:rsidR="008B2C07" w:rsidRPr="00B70217" w:rsidRDefault="00CD3398" w:rsidP="008B2C07">
      <w:pPr>
        <w:spacing w:line="480" w:lineRule="auto"/>
        <w:rPr>
          <w:rFonts w:ascii="Times New Roman" w:hAnsi="Times New Roman" w:cs="Times New Roman"/>
          <w:sz w:val="24"/>
          <w:szCs w:val="24"/>
        </w:rPr>
      </w:pPr>
      <w:r w:rsidRPr="00B70217">
        <w:rPr>
          <w:rFonts w:ascii="Times New Roman" w:hAnsi="Times New Roman" w:cs="Times New Roman"/>
          <w:sz w:val="24"/>
          <w:szCs w:val="24"/>
        </w:rPr>
        <w:t>Th</w:t>
      </w:r>
      <w:r w:rsidR="0091146B" w:rsidRPr="00B70217">
        <w:rPr>
          <w:rFonts w:ascii="Times New Roman" w:hAnsi="Times New Roman" w:cs="Times New Roman"/>
          <w:sz w:val="24"/>
          <w:szCs w:val="24"/>
        </w:rPr>
        <w:t>is</w:t>
      </w:r>
      <w:r w:rsidRPr="00B70217">
        <w:rPr>
          <w:rFonts w:ascii="Times New Roman" w:hAnsi="Times New Roman" w:cs="Times New Roman"/>
          <w:sz w:val="24"/>
          <w:szCs w:val="24"/>
        </w:rPr>
        <w:t xml:space="preserve"> meta-analysis has some </w:t>
      </w:r>
      <w:r w:rsidR="00E40B1D" w:rsidRPr="00B70217">
        <w:rPr>
          <w:rFonts w:ascii="Times New Roman" w:hAnsi="Times New Roman" w:cs="Times New Roman"/>
          <w:sz w:val="24"/>
          <w:szCs w:val="24"/>
        </w:rPr>
        <w:t xml:space="preserve">inherent </w:t>
      </w:r>
      <w:r w:rsidRPr="00B70217">
        <w:rPr>
          <w:rFonts w:ascii="Times New Roman" w:hAnsi="Times New Roman" w:cs="Times New Roman"/>
          <w:sz w:val="24"/>
          <w:szCs w:val="24"/>
        </w:rPr>
        <w:t xml:space="preserve">weaknesses that must be acknowledged. All studies included in the meta-analysis </w:t>
      </w:r>
      <w:r w:rsidR="0091146B" w:rsidRPr="00B70217">
        <w:rPr>
          <w:rFonts w:ascii="Times New Roman" w:hAnsi="Times New Roman" w:cs="Times New Roman"/>
          <w:sz w:val="24"/>
          <w:szCs w:val="24"/>
        </w:rPr>
        <w:t xml:space="preserve">were </w:t>
      </w:r>
      <w:r w:rsidRPr="00B70217">
        <w:rPr>
          <w:rFonts w:ascii="Times New Roman" w:hAnsi="Times New Roman" w:cs="Times New Roman"/>
          <w:sz w:val="24"/>
          <w:szCs w:val="24"/>
        </w:rPr>
        <w:t xml:space="preserve">retrospective and thus have inherent limitations including the notable heterogeneity that we observed. To address the high heterogeneity, we employed a random effects model analysis. </w:t>
      </w:r>
      <w:r w:rsidR="008B2C07" w:rsidRPr="00B70217">
        <w:rPr>
          <w:rFonts w:ascii="Times New Roman" w:hAnsi="Times New Roman" w:cs="Times New Roman"/>
          <w:sz w:val="24"/>
          <w:szCs w:val="24"/>
        </w:rPr>
        <w:t>The strength</w:t>
      </w:r>
      <w:r w:rsidR="0091146B" w:rsidRPr="00B70217">
        <w:rPr>
          <w:rFonts w:ascii="Times New Roman" w:hAnsi="Times New Roman" w:cs="Times New Roman"/>
          <w:sz w:val="24"/>
          <w:szCs w:val="24"/>
        </w:rPr>
        <w:t>s</w:t>
      </w:r>
      <w:r w:rsidR="008B2C07" w:rsidRPr="00B70217">
        <w:rPr>
          <w:rFonts w:ascii="Times New Roman" w:hAnsi="Times New Roman" w:cs="Times New Roman"/>
          <w:sz w:val="24"/>
          <w:szCs w:val="24"/>
        </w:rPr>
        <w:t xml:space="preserve"> of this meta-analysis </w:t>
      </w:r>
      <w:r w:rsidR="0091146B" w:rsidRPr="00B70217">
        <w:rPr>
          <w:rFonts w:ascii="Times New Roman" w:hAnsi="Times New Roman" w:cs="Times New Roman"/>
          <w:sz w:val="24"/>
          <w:szCs w:val="24"/>
        </w:rPr>
        <w:t xml:space="preserve">include </w:t>
      </w:r>
      <w:r w:rsidR="008B2C07" w:rsidRPr="00B70217">
        <w:rPr>
          <w:rFonts w:ascii="Times New Roman" w:hAnsi="Times New Roman" w:cs="Times New Roman"/>
          <w:sz w:val="24"/>
          <w:szCs w:val="24"/>
        </w:rPr>
        <w:t>its novelty, the large number of patients included</w:t>
      </w:r>
      <w:r w:rsidR="0091146B" w:rsidRPr="00B70217">
        <w:rPr>
          <w:rFonts w:ascii="Times New Roman" w:hAnsi="Times New Roman" w:cs="Times New Roman"/>
          <w:sz w:val="24"/>
          <w:szCs w:val="24"/>
        </w:rPr>
        <w:t>,</w:t>
      </w:r>
      <w:r w:rsidR="008B2C07" w:rsidRPr="00B70217">
        <w:rPr>
          <w:rFonts w:ascii="Times New Roman" w:hAnsi="Times New Roman" w:cs="Times New Roman"/>
          <w:sz w:val="24"/>
          <w:szCs w:val="24"/>
        </w:rPr>
        <w:t xml:space="preserve"> and the </w:t>
      </w:r>
      <w:r w:rsidR="0091146B" w:rsidRPr="00B70217">
        <w:rPr>
          <w:rFonts w:ascii="Times New Roman" w:hAnsi="Times New Roman" w:cs="Times New Roman"/>
          <w:sz w:val="24"/>
          <w:szCs w:val="24"/>
        </w:rPr>
        <w:t xml:space="preserve">incorporation </w:t>
      </w:r>
      <w:r w:rsidR="008B2C07" w:rsidRPr="00B70217">
        <w:rPr>
          <w:rFonts w:ascii="Times New Roman" w:hAnsi="Times New Roman" w:cs="Times New Roman"/>
          <w:sz w:val="24"/>
          <w:szCs w:val="24"/>
        </w:rPr>
        <w:t xml:space="preserve">of individual patient data. </w:t>
      </w:r>
    </w:p>
    <w:p w14:paraId="462C284D" w14:textId="7BC7319F" w:rsidR="00214AE1" w:rsidRPr="00B70217" w:rsidRDefault="00E352A3" w:rsidP="00196607">
      <w:pPr>
        <w:spacing w:line="480" w:lineRule="auto"/>
        <w:rPr>
          <w:rFonts w:ascii="Times New Roman" w:hAnsi="Times New Roman" w:cs="Times New Roman"/>
          <w:sz w:val="24"/>
          <w:szCs w:val="24"/>
        </w:rPr>
      </w:pPr>
      <w:r w:rsidRPr="00B70217">
        <w:rPr>
          <w:rFonts w:ascii="Times New Roman" w:hAnsi="Times New Roman" w:cs="Times New Roman"/>
          <w:sz w:val="24"/>
          <w:szCs w:val="24"/>
        </w:rPr>
        <w:t xml:space="preserve">Collectively, our findings suggest </w:t>
      </w:r>
      <w:r w:rsidR="00415B23" w:rsidRPr="00B70217">
        <w:rPr>
          <w:rFonts w:ascii="Times New Roman" w:hAnsi="Times New Roman" w:cs="Times New Roman"/>
          <w:sz w:val="24"/>
          <w:szCs w:val="24"/>
        </w:rPr>
        <w:t xml:space="preserve">that </w:t>
      </w:r>
      <w:r w:rsidRPr="00B70217">
        <w:rPr>
          <w:rFonts w:ascii="Times New Roman" w:hAnsi="Times New Roman" w:cs="Times New Roman"/>
          <w:sz w:val="24"/>
          <w:szCs w:val="24"/>
        </w:rPr>
        <w:t xml:space="preserve">patients with RS or LS </w:t>
      </w:r>
      <w:proofErr w:type="spellStart"/>
      <w:r w:rsidRPr="00B70217">
        <w:rPr>
          <w:rFonts w:ascii="Times New Roman" w:hAnsi="Times New Roman" w:cs="Times New Roman"/>
          <w:sz w:val="24"/>
          <w:szCs w:val="24"/>
        </w:rPr>
        <w:t>KRASmut</w:t>
      </w:r>
      <w:proofErr w:type="spellEnd"/>
      <w:r w:rsidRPr="00B70217">
        <w:rPr>
          <w:rFonts w:ascii="Times New Roman" w:hAnsi="Times New Roman" w:cs="Times New Roman"/>
          <w:sz w:val="24"/>
          <w:szCs w:val="24"/>
        </w:rPr>
        <w:t xml:space="preserve"> have similarly </w:t>
      </w:r>
      <w:r w:rsidR="00BC34B2" w:rsidRPr="00B70217">
        <w:rPr>
          <w:rFonts w:ascii="Times New Roman" w:hAnsi="Times New Roman" w:cs="Times New Roman"/>
          <w:sz w:val="24"/>
          <w:szCs w:val="24"/>
        </w:rPr>
        <w:t xml:space="preserve">poor </w:t>
      </w:r>
      <w:r w:rsidRPr="00B70217">
        <w:rPr>
          <w:rFonts w:ascii="Times New Roman" w:hAnsi="Times New Roman" w:cs="Times New Roman"/>
          <w:sz w:val="24"/>
          <w:szCs w:val="24"/>
        </w:rPr>
        <w:t>prognos</w:t>
      </w:r>
      <w:r w:rsidR="003E21A1" w:rsidRPr="00B70217">
        <w:rPr>
          <w:rFonts w:ascii="Times New Roman" w:hAnsi="Times New Roman" w:cs="Times New Roman"/>
          <w:sz w:val="24"/>
          <w:szCs w:val="24"/>
        </w:rPr>
        <w:t>e</w:t>
      </w:r>
      <w:r w:rsidRPr="00B70217">
        <w:rPr>
          <w:rFonts w:ascii="Times New Roman" w:hAnsi="Times New Roman" w:cs="Times New Roman"/>
          <w:sz w:val="24"/>
          <w:szCs w:val="24"/>
        </w:rPr>
        <w:t>s</w:t>
      </w:r>
      <w:r w:rsidR="002E1522" w:rsidRPr="00B70217">
        <w:rPr>
          <w:rFonts w:ascii="Times New Roman" w:hAnsi="Times New Roman" w:cs="Times New Roman"/>
          <w:sz w:val="24"/>
          <w:szCs w:val="24"/>
        </w:rPr>
        <w:t>,</w:t>
      </w:r>
      <w:r w:rsidRPr="00B70217">
        <w:rPr>
          <w:rFonts w:ascii="Times New Roman" w:hAnsi="Times New Roman" w:cs="Times New Roman"/>
          <w:sz w:val="24"/>
          <w:szCs w:val="24"/>
        </w:rPr>
        <w:t xml:space="preserve"> while those with RS wild type </w:t>
      </w:r>
      <w:proofErr w:type="spellStart"/>
      <w:r w:rsidR="002E1522" w:rsidRPr="00B70217">
        <w:rPr>
          <w:rFonts w:ascii="Times New Roman" w:hAnsi="Times New Roman" w:cs="Times New Roman"/>
          <w:sz w:val="24"/>
          <w:szCs w:val="24"/>
        </w:rPr>
        <w:t>tumors</w:t>
      </w:r>
      <w:proofErr w:type="spellEnd"/>
      <w:r w:rsidR="002E1522" w:rsidRPr="00B70217">
        <w:rPr>
          <w:rFonts w:ascii="Times New Roman" w:hAnsi="Times New Roman" w:cs="Times New Roman"/>
          <w:sz w:val="24"/>
          <w:szCs w:val="24"/>
        </w:rPr>
        <w:t xml:space="preserve"> </w:t>
      </w:r>
      <w:r w:rsidRPr="00B70217">
        <w:rPr>
          <w:rFonts w:ascii="Times New Roman" w:hAnsi="Times New Roman" w:cs="Times New Roman"/>
          <w:sz w:val="24"/>
          <w:szCs w:val="24"/>
        </w:rPr>
        <w:t>have a</w:t>
      </w:r>
      <w:r w:rsidR="00597D4A" w:rsidRPr="00B70217">
        <w:rPr>
          <w:rFonts w:ascii="Times New Roman" w:hAnsi="Times New Roman" w:cs="Times New Roman"/>
          <w:sz w:val="24"/>
          <w:szCs w:val="24"/>
        </w:rPr>
        <w:t xml:space="preserve"> 26</w:t>
      </w:r>
      <w:r w:rsidRPr="00B70217">
        <w:rPr>
          <w:rFonts w:ascii="Times New Roman" w:hAnsi="Times New Roman" w:cs="Times New Roman"/>
          <w:sz w:val="24"/>
          <w:szCs w:val="24"/>
        </w:rPr>
        <w:t xml:space="preserve">% increased risk of death compared to their LS counterparts. </w:t>
      </w:r>
      <w:r w:rsidR="00B72D2D" w:rsidRPr="00B70217">
        <w:rPr>
          <w:rFonts w:ascii="Times New Roman" w:hAnsi="Times New Roman" w:cs="Times New Roman"/>
          <w:sz w:val="24"/>
          <w:szCs w:val="24"/>
        </w:rPr>
        <w:t>This finding may help resolve the current debate on the effect of PTL on survival</w:t>
      </w:r>
      <w:r w:rsidR="002E1522" w:rsidRPr="00B70217">
        <w:rPr>
          <w:rFonts w:ascii="Times New Roman" w:hAnsi="Times New Roman" w:cs="Times New Roman"/>
          <w:sz w:val="24"/>
          <w:szCs w:val="24"/>
        </w:rPr>
        <w:t>,</w:t>
      </w:r>
      <w:r w:rsidR="00B72D2D" w:rsidRPr="00B70217">
        <w:rPr>
          <w:rFonts w:ascii="Times New Roman" w:hAnsi="Times New Roman" w:cs="Times New Roman"/>
          <w:sz w:val="24"/>
          <w:szCs w:val="24"/>
        </w:rPr>
        <w:t xml:space="preserve"> as it suggests that the relative frequency of KRAS mutated </w:t>
      </w:r>
      <w:proofErr w:type="spellStart"/>
      <w:r w:rsidR="00B72D2D" w:rsidRPr="00B70217">
        <w:rPr>
          <w:rFonts w:ascii="Times New Roman" w:hAnsi="Times New Roman" w:cs="Times New Roman"/>
          <w:sz w:val="24"/>
          <w:szCs w:val="24"/>
        </w:rPr>
        <w:t>tumors</w:t>
      </w:r>
      <w:proofErr w:type="spellEnd"/>
      <w:r w:rsidR="00B72D2D" w:rsidRPr="00B70217">
        <w:rPr>
          <w:rFonts w:ascii="Times New Roman" w:hAnsi="Times New Roman" w:cs="Times New Roman"/>
          <w:sz w:val="24"/>
          <w:szCs w:val="24"/>
        </w:rPr>
        <w:t xml:space="preserve"> may determine if PTL will be prognostic in a given cohort.</w:t>
      </w:r>
      <w:r w:rsidR="002E1522" w:rsidRPr="00B70217">
        <w:rPr>
          <w:rFonts w:ascii="Times New Roman" w:hAnsi="Times New Roman" w:cs="Times New Roman"/>
          <w:sz w:val="24"/>
          <w:szCs w:val="24"/>
        </w:rPr>
        <w:t xml:space="preserve"> A</w:t>
      </w:r>
      <w:r w:rsidR="001A4DBA" w:rsidRPr="00B70217">
        <w:rPr>
          <w:rFonts w:ascii="Times New Roman" w:hAnsi="Times New Roman" w:cs="Times New Roman"/>
          <w:sz w:val="24"/>
          <w:szCs w:val="24"/>
        </w:rPr>
        <w:t xml:space="preserve"> recent editorial</w:t>
      </w:r>
      <w:r w:rsidR="00176549" w:rsidRPr="00B70217">
        <w:rPr>
          <w:rFonts w:ascii="Times New Roman" w:hAnsi="Times New Roman" w:cs="Times New Roman"/>
          <w:sz w:val="24"/>
          <w:szCs w:val="24"/>
        </w:rPr>
        <w:t xml:space="preserve"> </w:t>
      </w:r>
      <w:r w:rsidR="001A4DBA" w:rsidRPr="00B70217">
        <w:rPr>
          <w:rFonts w:ascii="Times New Roman" w:hAnsi="Times New Roman" w:cs="Times New Roman"/>
          <w:sz w:val="24"/>
          <w:szCs w:val="24"/>
        </w:rPr>
        <w:t>suggested that a</w:t>
      </w:r>
      <w:r w:rsidR="006017FC" w:rsidRPr="00B70217">
        <w:rPr>
          <w:rFonts w:ascii="Times New Roman" w:hAnsi="Times New Roman" w:cs="Times New Roman"/>
          <w:sz w:val="24"/>
          <w:szCs w:val="24"/>
        </w:rPr>
        <w:t xml:space="preserve">n open </w:t>
      </w:r>
      <w:r w:rsidR="006E3490" w:rsidRPr="00B70217">
        <w:rPr>
          <w:rFonts w:ascii="Times New Roman" w:hAnsi="Times New Roman" w:cs="Times New Roman"/>
          <w:sz w:val="24"/>
          <w:szCs w:val="24"/>
        </w:rPr>
        <w:t xml:space="preserve">question </w:t>
      </w:r>
      <w:r w:rsidR="001A4DBA" w:rsidRPr="00B70217">
        <w:rPr>
          <w:rFonts w:ascii="Times New Roman" w:hAnsi="Times New Roman" w:cs="Times New Roman"/>
          <w:sz w:val="24"/>
          <w:szCs w:val="24"/>
        </w:rPr>
        <w:t xml:space="preserve">is if </w:t>
      </w:r>
      <w:r w:rsidR="00176549" w:rsidRPr="00B70217">
        <w:rPr>
          <w:rFonts w:ascii="Times New Roman" w:hAnsi="Times New Roman" w:cs="Times New Roman"/>
          <w:sz w:val="24"/>
          <w:szCs w:val="24"/>
        </w:rPr>
        <w:t xml:space="preserve">such </w:t>
      </w:r>
      <w:r w:rsidR="001A4DBA" w:rsidRPr="00B70217">
        <w:rPr>
          <w:rFonts w:ascii="Times New Roman" w:hAnsi="Times New Roman" w:cs="Times New Roman"/>
          <w:sz w:val="24"/>
          <w:szCs w:val="24"/>
        </w:rPr>
        <w:t xml:space="preserve">results stem from true interactions between PTL and KRAS status </w:t>
      </w:r>
      <w:r w:rsidR="00176549" w:rsidRPr="00B70217">
        <w:rPr>
          <w:rFonts w:ascii="Times New Roman" w:hAnsi="Times New Roman" w:cs="Times New Roman"/>
          <w:sz w:val="24"/>
          <w:szCs w:val="24"/>
        </w:rPr>
        <w:t xml:space="preserve">or </w:t>
      </w:r>
      <w:r w:rsidR="001A4DBA" w:rsidRPr="00B70217">
        <w:rPr>
          <w:rFonts w:ascii="Times New Roman" w:hAnsi="Times New Roman" w:cs="Times New Roman"/>
          <w:sz w:val="24"/>
          <w:szCs w:val="24"/>
        </w:rPr>
        <w:t>by a simple superimposition of distinct effects.</w:t>
      </w:r>
      <w:r w:rsidR="004A348B" w:rsidRPr="00B70217">
        <w:rPr>
          <w:rFonts w:ascii="Times New Roman" w:hAnsi="Times New Roman" w:cs="Times New Roman"/>
          <w:sz w:val="24"/>
          <w:szCs w:val="24"/>
        </w:rPr>
        <w:fldChar w:fldCharType="begin">
          <w:fldData xml:space="preserve">PEVuZE5vdGU+PENpdGU+PEF1dGhvcj5NYXJnb25pczwvQXV0aG9yPjxZZWFyPjIwMjA8L1llYXI+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</w:fldData>
        </w:fldChar>
      </w:r>
      <w:r w:rsidR="006D02BA" w:rsidRPr="00B70217">
        <w:rPr>
          <w:rFonts w:ascii="Times New Roman" w:hAnsi="Times New Roman" w:cs="Times New Roman"/>
          <w:sz w:val="24"/>
          <w:szCs w:val="24"/>
        </w:rPr>
        <w:instrText xml:space="preserve"> ADDIN EN.CITE </w:instrText>
      </w:r>
      <w:r w:rsidR="006D02BA" w:rsidRPr="00B70217">
        <w:rPr>
          <w:rFonts w:ascii="Times New Roman" w:hAnsi="Times New Roman" w:cs="Times New Roman"/>
          <w:sz w:val="24"/>
          <w:szCs w:val="24"/>
        </w:rPr>
        <w:fldChar w:fldCharType="begin">
          <w:fldData xml:space="preserve">PEVuZE5vdGU+PENpdGU+PEF1dGhvcj5NYXJnb25pczwvQXV0aG9yPjxZZWFyPjIwMjA8L1llYXI+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</w:fldData>
        </w:fldChar>
      </w:r>
      <w:r w:rsidR="006D02BA" w:rsidRPr="00B70217">
        <w:rPr>
          <w:rFonts w:ascii="Times New Roman" w:hAnsi="Times New Roman" w:cs="Times New Roman"/>
          <w:sz w:val="24"/>
          <w:szCs w:val="24"/>
        </w:rPr>
        <w:instrText xml:space="preserve"> ADDIN EN.CITE.DATA </w:instrText>
      </w:r>
      <w:r w:rsidR="006D02BA" w:rsidRPr="00B70217">
        <w:rPr>
          <w:rFonts w:ascii="Times New Roman" w:hAnsi="Times New Roman" w:cs="Times New Roman"/>
          <w:sz w:val="24"/>
          <w:szCs w:val="24"/>
        </w:rPr>
      </w:r>
      <w:r w:rsidR="006D02BA" w:rsidRPr="00B70217">
        <w:rPr>
          <w:rFonts w:ascii="Times New Roman" w:hAnsi="Times New Roman" w:cs="Times New Roman"/>
          <w:sz w:val="24"/>
          <w:szCs w:val="24"/>
        </w:rPr>
        <w:fldChar w:fldCharType="end"/>
      </w:r>
      <w:r w:rsidR="004A348B" w:rsidRPr="00B70217">
        <w:rPr>
          <w:rFonts w:ascii="Times New Roman" w:hAnsi="Times New Roman" w:cs="Times New Roman"/>
          <w:sz w:val="24"/>
          <w:szCs w:val="24"/>
        </w:rPr>
      </w:r>
      <w:r w:rsidR="004A348B" w:rsidRPr="00B70217">
        <w:rPr>
          <w:rFonts w:ascii="Times New Roman" w:hAnsi="Times New Roman" w:cs="Times New Roman"/>
          <w:sz w:val="24"/>
          <w:szCs w:val="24"/>
        </w:rPr>
        <w:fldChar w:fldCharType="separate"/>
      </w:r>
      <w:r w:rsidR="006D02BA" w:rsidRPr="00B70217">
        <w:rPr>
          <w:rFonts w:ascii="Times New Roman" w:hAnsi="Times New Roman" w:cs="Times New Roman"/>
          <w:noProof/>
          <w:sz w:val="24"/>
          <w:szCs w:val="24"/>
          <w:vertAlign w:val="superscript"/>
        </w:rPr>
        <w:t>21</w:t>
      </w:r>
      <w:r w:rsidR="004A348B" w:rsidRPr="00B70217">
        <w:rPr>
          <w:rFonts w:ascii="Times New Roman" w:hAnsi="Times New Roman" w:cs="Times New Roman"/>
          <w:sz w:val="24"/>
          <w:szCs w:val="24"/>
        </w:rPr>
        <w:fldChar w:fldCharType="end"/>
      </w:r>
      <w:r w:rsidR="001A4DBA" w:rsidRPr="00B70217">
        <w:rPr>
          <w:rFonts w:ascii="Times New Roman" w:hAnsi="Times New Roman" w:cs="Times New Roman"/>
          <w:sz w:val="24"/>
          <w:szCs w:val="24"/>
        </w:rPr>
        <w:t xml:space="preserve"> This meta-analysis was able</w:t>
      </w:r>
      <w:r w:rsidR="002E1522" w:rsidRPr="00B70217">
        <w:rPr>
          <w:rFonts w:ascii="Times New Roman" w:hAnsi="Times New Roman" w:cs="Times New Roman"/>
          <w:sz w:val="24"/>
          <w:szCs w:val="24"/>
        </w:rPr>
        <w:t xml:space="preserve"> </w:t>
      </w:r>
      <w:r w:rsidR="001A4DBA" w:rsidRPr="00B70217">
        <w:rPr>
          <w:rFonts w:ascii="Times New Roman" w:hAnsi="Times New Roman" w:cs="Times New Roman"/>
          <w:sz w:val="24"/>
          <w:szCs w:val="24"/>
        </w:rPr>
        <w:t xml:space="preserve">to answer this question </w:t>
      </w:r>
      <w:r w:rsidR="002E1522" w:rsidRPr="00B70217">
        <w:rPr>
          <w:rFonts w:ascii="Times New Roman" w:hAnsi="Times New Roman" w:cs="Times New Roman"/>
          <w:sz w:val="24"/>
          <w:szCs w:val="24"/>
        </w:rPr>
        <w:t xml:space="preserve">for the first time </w:t>
      </w:r>
      <w:r w:rsidR="001A4DBA" w:rsidRPr="00B70217">
        <w:rPr>
          <w:rFonts w:ascii="Times New Roman" w:hAnsi="Times New Roman" w:cs="Times New Roman"/>
          <w:sz w:val="24"/>
          <w:szCs w:val="24"/>
        </w:rPr>
        <w:t xml:space="preserve">by detecting </w:t>
      </w:r>
      <w:r w:rsidR="00176549" w:rsidRPr="00B70217">
        <w:rPr>
          <w:rFonts w:ascii="Times New Roman" w:hAnsi="Times New Roman" w:cs="Times New Roman"/>
          <w:sz w:val="24"/>
          <w:szCs w:val="24"/>
        </w:rPr>
        <w:t xml:space="preserve">significant </w:t>
      </w:r>
      <w:r w:rsidR="001A4DBA" w:rsidRPr="00B70217">
        <w:rPr>
          <w:rFonts w:ascii="Times New Roman" w:hAnsi="Times New Roman" w:cs="Times New Roman"/>
          <w:sz w:val="24"/>
          <w:szCs w:val="24"/>
        </w:rPr>
        <w:t xml:space="preserve">interaction between PTL and KRAS status. </w:t>
      </w:r>
      <w:r w:rsidR="002E1522" w:rsidRPr="00B70217">
        <w:rPr>
          <w:rFonts w:ascii="Times New Roman" w:hAnsi="Times New Roman" w:cs="Times New Roman"/>
          <w:sz w:val="24"/>
          <w:szCs w:val="24"/>
        </w:rPr>
        <w:t>T</w:t>
      </w:r>
      <w:r w:rsidR="00176549" w:rsidRPr="00B70217">
        <w:rPr>
          <w:rFonts w:ascii="Times New Roman" w:hAnsi="Times New Roman" w:cs="Times New Roman"/>
          <w:sz w:val="24"/>
          <w:szCs w:val="24"/>
        </w:rPr>
        <w:t xml:space="preserve">aken together with </w:t>
      </w:r>
      <w:r w:rsidR="002E1522" w:rsidRPr="00B70217">
        <w:rPr>
          <w:rFonts w:ascii="Times New Roman" w:hAnsi="Times New Roman" w:cs="Times New Roman"/>
          <w:sz w:val="24"/>
          <w:szCs w:val="24"/>
        </w:rPr>
        <w:t xml:space="preserve">existing </w:t>
      </w:r>
      <w:r w:rsidR="00176549" w:rsidRPr="00B70217">
        <w:rPr>
          <w:rFonts w:ascii="Times New Roman" w:hAnsi="Times New Roman" w:cs="Times New Roman"/>
          <w:sz w:val="24"/>
          <w:szCs w:val="24"/>
        </w:rPr>
        <w:t xml:space="preserve">evidence </w:t>
      </w:r>
      <w:r w:rsidR="00B72D2D" w:rsidRPr="00B70217">
        <w:rPr>
          <w:rFonts w:ascii="Times New Roman" w:hAnsi="Times New Roman" w:cs="Times New Roman"/>
          <w:sz w:val="24"/>
          <w:szCs w:val="24"/>
        </w:rPr>
        <w:t xml:space="preserve">on nonmetastatic and unresectable metastatic CRC </w:t>
      </w:r>
      <w:r w:rsidR="002E1522" w:rsidRPr="00B70217">
        <w:rPr>
          <w:rFonts w:ascii="Times New Roman" w:hAnsi="Times New Roman" w:cs="Times New Roman"/>
          <w:sz w:val="24"/>
          <w:szCs w:val="24"/>
        </w:rPr>
        <w:t xml:space="preserve">as </w:t>
      </w:r>
      <w:r w:rsidR="00176549" w:rsidRPr="00B70217">
        <w:rPr>
          <w:rFonts w:ascii="Times New Roman" w:hAnsi="Times New Roman" w:cs="Times New Roman"/>
          <w:sz w:val="24"/>
          <w:szCs w:val="24"/>
        </w:rPr>
        <w:t>discussed in this manuscript</w:t>
      </w:r>
      <w:r w:rsidR="00597D4A" w:rsidRPr="00B70217">
        <w:rPr>
          <w:rFonts w:ascii="Times New Roman" w:hAnsi="Times New Roman" w:cs="Times New Roman"/>
          <w:sz w:val="24"/>
          <w:szCs w:val="24"/>
        </w:rPr>
        <w:t>,</w:t>
      </w:r>
      <w:r w:rsidR="00176549" w:rsidRPr="00B70217">
        <w:rPr>
          <w:rFonts w:ascii="Times New Roman" w:hAnsi="Times New Roman" w:cs="Times New Roman"/>
          <w:sz w:val="24"/>
          <w:szCs w:val="24"/>
        </w:rPr>
        <w:t xml:space="preserve"> </w:t>
      </w:r>
      <w:r w:rsidR="002E1522" w:rsidRPr="00B70217">
        <w:rPr>
          <w:rFonts w:ascii="Times New Roman" w:hAnsi="Times New Roman" w:cs="Times New Roman"/>
          <w:sz w:val="24"/>
          <w:szCs w:val="24"/>
        </w:rPr>
        <w:t xml:space="preserve">our findings </w:t>
      </w:r>
      <w:r w:rsidR="00176549" w:rsidRPr="00B70217">
        <w:rPr>
          <w:rFonts w:ascii="Times New Roman" w:hAnsi="Times New Roman" w:cs="Times New Roman"/>
          <w:sz w:val="24"/>
          <w:szCs w:val="24"/>
        </w:rPr>
        <w:t xml:space="preserve">suggest that </w:t>
      </w:r>
      <w:r w:rsidR="000F4FD7" w:rsidRPr="00B70217">
        <w:rPr>
          <w:rFonts w:ascii="Times New Roman" w:hAnsi="Times New Roman" w:cs="Times New Roman"/>
          <w:sz w:val="24"/>
          <w:szCs w:val="24"/>
        </w:rPr>
        <w:t>the</w:t>
      </w:r>
      <w:r w:rsidR="00176549" w:rsidRPr="00B70217">
        <w:rPr>
          <w:rFonts w:ascii="Times New Roman" w:hAnsi="Times New Roman" w:cs="Times New Roman"/>
          <w:sz w:val="24"/>
          <w:szCs w:val="24"/>
        </w:rPr>
        <w:t xml:space="preserve"> </w:t>
      </w:r>
      <w:r w:rsidR="002E1522" w:rsidRPr="00B70217">
        <w:rPr>
          <w:rFonts w:ascii="Times New Roman" w:hAnsi="Times New Roman" w:cs="Times New Roman"/>
          <w:sz w:val="24"/>
          <w:szCs w:val="24"/>
        </w:rPr>
        <w:t xml:space="preserve">interactions between </w:t>
      </w:r>
      <w:r w:rsidR="00176549" w:rsidRPr="00B70217">
        <w:rPr>
          <w:rFonts w:ascii="Times New Roman" w:hAnsi="Times New Roman" w:cs="Times New Roman"/>
          <w:sz w:val="24"/>
          <w:szCs w:val="24"/>
        </w:rPr>
        <w:t xml:space="preserve">KRAS and PTL </w:t>
      </w:r>
      <w:r w:rsidR="000F4FD7" w:rsidRPr="00B70217">
        <w:rPr>
          <w:rFonts w:ascii="Times New Roman" w:hAnsi="Times New Roman" w:cs="Times New Roman"/>
          <w:sz w:val="24"/>
          <w:szCs w:val="24"/>
        </w:rPr>
        <w:t xml:space="preserve">exist across multiple stages of disease, </w:t>
      </w:r>
      <w:r w:rsidR="002E1522" w:rsidRPr="00B70217">
        <w:rPr>
          <w:rFonts w:ascii="Times New Roman" w:hAnsi="Times New Roman" w:cs="Times New Roman"/>
          <w:sz w:val="24"/>
          <w:szCs w:val="24"/>
        </w:rPr>
        <w:t>rang</w:t>
      </w:r>
      <w:r w:rsidR="000F4FD7" w:rsidRPr="00B70217">
        <w:rPr>
          <w:rFonts w:ascii="Times New Roman" w:hAnsi="Times New Roman" w:cs="Times New Roman"/>
          <w:sz w:val="24"/>
          <w:szCs w:val="24"/>
        </w:rPr>
        <w:t>ing</w:t>
      </w:r>
      <w:r w:rsidR="002E1522" w:rsidRPr="00B70217">
        <w:rPr>
          <w:rFonts w:ascii="Times New Roman" w:hAnsi="Times New Roman" w:cs="Times New Roman"/>
          <w:sz w:val="24"/>
          <w:szCs w:val="24"/>
        </w:rPr>
        <w:t xml:space="preserve"> </w:t>
      </w:r>
      <w:r w:rsidR="00176549" w:rsidRPr="00B70217">
        <w:rPr>
          <w:rFonts w:ascii="Times New Roman" w:hAnsi="Times New Roman" w:cs="Times New Roman"/>
          <w:sz w:val="24"/>
          <w:szCs w:val="24"/>
        </w:rPr>
        <w:t xml:space="preserve">from non-metastatic CRC to </w:t>
      </w:r>
      <w:proofErr w:type="spellStart"/>
      <w:r w:rsidR="00176549" w:rsidRPr="00B70217">
        <w:rPr>
          <w:rFonts w:ascii="Times New Roman" w:hAnsi="Times New Roman" w:cs="Times New Roman"/>
          <w:sz w:val="24"/>
          <w:szCs w:val="24"/>
        </w:rPr>
        <w:lastRenderedPageBreak/>
        <w:t>resectable</w:t>
      </w:r>
      <w:proofErr w:type="spellEnd"/>
      <w:r w:rsidR="00176549" w:rsidRPr="00B70217">
        <w:rPr>
          <w:rFonts w:ascii="Times New Roman" w:hAnsi="Times New Roman" w:cs="Times New Roman"/>
          <w:sz w:val="24"/>
          <w:szCs w:val="24"/>
        </w:rPr>
        <w:t xml:space="preserve"> and unresectable </w:t>
      </w:r>
      <w:r w:rsidR="002E1522" w:rsidRPr="00B70217">
        <w:rPr>
          <w:rFonts w:ascii="Times New Roman" w:hAnsi="Times New Roman" w:cs="Times New Roman"/>
          <w:sz w:val="24"/>
          <w:szCs w:val="24"/>
        </w:rPr>
        <w:t xml:space="preserve">metastatic </w:t>
      </w:r>
      <w:r w:rsidR="00176549" w:rsidRPr="00B70217">
        <w:rPr>
          <w:rFonts w:ascii="Times New Roman" w:hAnsi="Times New Roman" w:cs="Times New Roman"/>
          <w:sz w:val="24"/>
          <w:szCs w:val="24"/>
        </w:rPr>
        <w:t xml:space="preserve">liver disease. </w:t>
      </w:r>
      <w:r w:rsidR="000F4FD7" w:rsidRPr="00B70217">
        <w:rPr>
          <w:rFonts w:ascii="Times New Roman" w:hAnsi="Times New Roman" w:cs="Times New Roman"/>
          <w:sz w:val="24"/>
          <w:szCs w:val="24"/>
        </w:rPr>
        <w:t>Ultimately, g</w:t>
      </w:r>
      <w:r w:rsidR="00176549" w:rsidRPr="00B70217">
        <w:rPr>
          <w:rFonts w:ascii="Times New Roman" w:hAnsi="Times New Roman" w:cs="Times New Roman"/>
          <w:sz w:val="24"/>
          <w:szCs w:val="24"/>
        </w:rPr>
        <w:t xml:space="preserve">iven the wide application of KRAS status as </w:t>
      </w:r>
      <w:r w:rsidR="000F4FD7" w:rsidRPr="00B70217">
        <w:rPr>
          <w:rFonts w:ascii="Times New Roman" w:hAnsi="Times New Roman" w:cs="Times New Roman"/>
          <w:sz w:val="24"/>
          <w:szCs w:val="24"/>
        </w:rPr>
        <w:t xml:space="preserve">a </w:t>
      </w:r>
      <w:r w:rsidR="00176549" w:rsidRPr="00B70217">
        <w:rPr>
          <w:rFonts w:ascii="Times New Roman" w:hAnsi="Times New Roman" w:cs="Times New Roman"/>
          <w:sz w:val="24"/>
          <w:szCs w:val="24"/>
        </w:rPr>
        <w:t xml:space="preserve">marker of </w:t>
      </w:r>
      <w:proofErr w:type="spellStart"/>
      <w:r w:rsidR="00176549" w:rsidRPr="00B70217">
        <w:rPr>
          <w:rFonts w:ascii="Times New Roman" w:hAnsi="Times New Roman" w:cs="Times New Roman"/>
          <w:sz w:val="24"/>
          <w:szCs w:val="24"/>
        </w:rPr>
        <w:t>tumor</w:t>
      </w:r>
      <w:proofErr w:type="spellEnd"/>
      <w:r w:rsidR="00176549" w:rsidRPr="00B70217">
        <w:rPr>
          <w:rFonts w:ascii="Times New Roman" w:hAnsi="Times New Roman" w:cs="Times New Roman"/>
          <w:sz w:val="24"/>
          <w:szCs w:val="24"/>
        </w:rPr>
        <w:t xml:space="preserve"> biology and PTL as a predictive and prognostic factor, </w:t>
      </w:r>
      <w:r w:rsidR="000F4FD7" w:rsidRPr="00B70217">
        <w:rPr>
          <w:rFonts w:ascii="Times New Roman" w:hAnsi="Times New Roman" w:cs="Times New Roman"/>
          <w:sz w:val="24"/>
          <w:szCs w:val="24"/>
        </w:rPr>
        <w:t>our findings</w:t>
      </w:r>
      <w:r w:rsidR="00176549" w:rsidRPr="00B70217">
        <w:rPr>
          <w:rFonts w:ascii="Times New Roman" w:hAnsi="Times New Roman" w:cs="Times New Roman"/>
          <w:sz w:val="24"/>
          <w:szCs w:val="24"/>
        </w:rPr>
        <w:t xml:space="preserve"> </w:t>
      </w:r>
      <w:r w:rsidR="00810CB2" w:rsidRPr="00B70217">
        <w:rPr>
          <w:rFonts w:ascii="Times New Roman" w:hAnsi="Times New Roman" w:cs="Times New Roman"/>
          <w:sz w:val="24"/>
          <w:szCs w:val="24"/>
        </w:rPr>
        <w:t>suggest</w:t>
      </w:r>
      <w:r w:rsidR="00176549" w:rsidRPr="00B70217">
        <w:rPr>
          <w:rFonts w:ascii="Times New Roman" w:hAnsi="Times New Roman" w:cs="Times New Roman"/>
          <w:sz w:val="24"/>
          <w:szCs w:val="24"/>
        </w:rPr>
        <w:t xml:space="preserve"> a major change in how we </w:t>
      </w:r>
      <w:r w:rsidR="000F4FD7" w:rsidRPr="00B70217">
        <w:rPr>
          <w:rFonts w:ascii="Times New Roman" w:hAnsi="Times New Roman" w:cs="Times New Roman"/>
          <w:sz w:val="24"/>
          <w:szCs w:val="24"/>
        </w:rPr>
        <w:t xml:space="preserve">can utilize </w:t>
      </w:r>
      <w:r w:rsidR="00176549" w:rsidRPr="00B70217">
        <w:rPr>
          <w:rFonts w:ascii="Times New Roman" w:hAnsi="Times New Roman" w:cs="Times New Roman"/>
          <w:sz w:val="24"/>
          <w:szCs w:val="24"/>
        </w:rPr>
        <w:t>th</w:t>
      </w:r>
      <w:r w:rsidR="000F4FD7" w:rsidRPr="00B70217">
        <w:rPr>
          <w:rFonts w:ascii="Times New Roman" w:hAnsi="Times New Roman" w:cs="Times New Roman"/>
          <w:sz w:val="24"/>
          <w:szCs w:val="24"/>
        </w:rPr>
        <w:t xml:space="preserve">ese </w:t>
      </w:r>
      <w:r w:rsidR="00176549" w:rsidRPr="00B70217">
        <w:rPr>
          <w:rFonts w:ascii="Times New Roman" w:hAnsi="Times New Roman" w:cs="Times New Roman"/>
          <w:sz w:val="24"/>
          <w:szCs w:val="24"/>
        </w:rPr>
        <w:t xml:space="preserve">two variables. </w:t>
      </w:r>
      <w:r w:rsidR="0001401E" w:rsidRPr="00B70217">
        <w:rPr>
          <w:rFonts w:ascii="Times New Roman" w:hAnsi="Times New Roman" w:cs="Times New Roman"/>
          <w:sz w:val="24"/>
          <w:szCs w:val="24"/>
        </w:rPr>
        <w:t>Specifically, t</w:t>
      </w:r>
      <w:r w:rsidR="00214AE1" w:rsidRPr="00B70217">
        <w:rPr>
          <w:rFonts w:ascii="Times New Roman" w:hAnsi="Times New Roman" w:cs="Times New Roman"/>
          <w:sz w:val="24"/>
          <w:szCs w:val="24"/>
        </w:rPr>
        <w:t xml:space="preserve">hey imply that the current practice of assigning the same points for a right sided </w:t>
      </w:r>
      <w:proofErr w:type="spellStart"/>
      <w:r w:rsidR="00214AE1" w:rsidRPr="00B70217">
        <w:rPr>
          <w:rFonts w:ascii="Times New Roman" w:hAnsi="Times New Roman" w:cs="Times New Roman"/>
          <w:sz w:val="24"/>
          <w:szCs w:val="24"/>
        </w:rPr>
        <w:t>tumor</w:t>
      </w:r>
      <w:proofErr w:type="spellEnd"/>
      <w:r w:rsidR="00214AE1" w:rsidRPr="00B70217">
        <w:rPr>
          <w:rFonts w:ascii="Times New Roman" w:hAnsi="Times New Roman" w:cs="Times New Roman"/>
          <w:sz w:val="24"/>
          <w:szCs w:val="24"/>
        </w:rPr>
        <w:t xml:space="preserve"> regardless of KRAS status, as is the case with the most recent nomogram to predict survival in CRLM, may not be appropriate.</w:t>
      </w:r>
      <w:r w:rsidR="004A348B" w:rsidRPr="00B70217">
        <w:rPr>
          <w:rFonts w:ascii="Times New Roman" w:hAnsi="Times New Roman" w:cs="Times New Roman"/>
          <w:sz w:val="24"/>
          <w:szCs w:val="24"/>
        </w:rPr>
        <w:fldChar w:fldCharType="begin">
          <w:fldData xml:space="preserve">PEVuZE5vdGU+PENpdGU+PEF1dGhvcj5MaXU8L0F1dGhvcj48WWVhcj4yMDIxPC9ZZWFyPjxSZWNO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</w:fldData>
        </w:fldChar>
      </w:r>
      <w:r w:rsidR="006D02BA" w:rsidRPr="00B70217">
        <w:rPr>
          <w:rFonts w:ascii="Times New Roman" w:hAnsi="Times New Roman" w:cs="Times New Roman"/>
          <w:sz w:val="24"/>
          <w:szCs w:val="24"/>
        </w:rPr>
        <w:instrText xml:space="preserve"> ADDIN EN.CITE </w:instrText>
      </w:r>
      <w:r w:rsidR="006D02BA" w:rsidRPr="00B70217">
        <w:rPr>
          <w:rFonts w:ascii="Times New Roman" w:hAnsi="Times New Roman" w:cs="Times New Roman"/>
          <w:sz w:val="24"/>
          <w:szCs w:val="24"/>
        </w:rPr>
        <w:fldChar w:fldCharType="begin">
          <w:fldData xml:space="preserve">PEVuZE5vdGU+PENpdGU+PEF1dGhvcj5MaXU8L0F1dGhvcj48WWVhcj4yMDIxPC9ZZWFyPjxSZWNO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</w:fldData>
        </w:fldChar>
      </w:r>
      <w:r w:rsidR="006D02BA" w:rsidRPr="00B70217">
        <w:rPr>
          <w:rFonts w:ascii="Times New Roman" w:hAnsi="Times New Roman" w:cs="Times New Roman"/>
          <w:sz w:val="24"/>
          <w:szCs w:val="24"/>
        </w:rPr>
        <w:instrText xml:space="preserve"> ADDIN EN.CITE.DATA </w:instrText>
      </w:r>
      <w:r w:rsidR="006D02BA" w:rsidRPr="00B70217">
        <w:rPr>
          <w:rFonts w:ascii="Times New Roman" w:hAnsi="Times New Roman" w:cs="Times New Roman"/>
          <w:sz w:val="24"/>
          <w:szCs w:val="24"/>
        </w:rPr>
      </w:r>
      <w:r w:rsidR="006D02BA" w:rsidRPr="00B70217">
        <w:rPr>
          <w:rFonts w:ascii="Times New Roman" w:hAnsi="Times New Roman" w:cs="Times New Roman"/>
          <w:sz w:val="24"/>
          <w:szCs w:val="24"/>
        </w:rPr>
        <w:fldChar w:fldCharType="end"/>
      </w:r>
      <w:r w:rsidR="004A348B" w:rsidRPr="00B70217">
        <w:rPr>
          <w:rFonts w:ascii="Times New Roman" w:hAnsi="Times New Roman" w:cs="Times New Roman"/>
          <w:sz w:val="24"/>
          <w:szCs w:val="24"/>
        </w:rPr>
      </w:r>
      <w:r w:rsidR="004A348B" w:rsidRPr="00B70217">
        <w:rPr>
          <w:rFonts w:ascii="Times New Roman" w:hAnsi="Times New Roman" w:cs="Times New Roman"/>
          <w:sz w:val="24"/>
          <w:szCs w:val="24"/>
        </w:rPr>
        <w:fldChar w:fldCharType="separate"/>
      </w:r>
      <w:r w:rsidR="006D02BA" w:rsidRPr="00B70217">
        <w:rPr>
          <w:rFonts w:ascii="Times New Roman" w:hAnsi="Times New Roman" w:cs="Times New Roman"/>
          <w:noProof/>
          <w:sz w:val="24"/>
          <w:szCs w:val="24"/>
          <w:vertAlign w:val="superscript"/>
        </w:rPr>
        <w:t>22</w:t>
      </w:r>
      <w:r w:rsidR="004A348B" w:rsidRPr="00B70217">
        <w:rPr>
          <w:rFonts w:ascii="Times New Roman" w:hAnsi="Times New Roman" w:cs="Times New Roman"/>
          <w:sz w:val="24"/>
          <w:szCs w:val="24"/>
        </w:rPr>
        <w:fldChar w:fldCharType="end"/>
      </w:r>
      <w:r w:rsidR="00214AE1" w:rsidRPr="00B70217">
        <w:rPr>
          <w:rFonts w:ascii="Times New Roman" w:hAnsi="Times New Roman" w:cs="Times New Roman"/>
          <w:sz w:val="24"/>
          <w:szCs w:val="24"/>
        </w:rPr>
        <w:t xml:space="preserve"> </w:t>
      </w:r>
    </w:p>
    <w:p w14:paraId="192D1BEC" w14:textId="77777777" w:rsidR="00214AE1" w:rsidRPr="00B70217" w:rsidRDefault="00214AE1" w:rsidP="00196607">
      <w:pPr>
        <w:spacing w:line="480" w:lineRule="auto"/>
        <w:rPr>
          <w:rFonts w:ascii="Times New Roman" w:hAnsi="Times New Roman" w:cs="Times New Roman"/>
          <w:sz w:val="24"/>
          <w:szCs w:val="24"/>
        </w:rPr>
      </w:pPr>
    </w:p>
    <w:p w14:paraId="26CFA9C4" w14:textId="77777777" w:rsidR="004A348B" w:rsidRPr="00B70217" w:rsidRDefault="004A348B" w:rsidP="00196607">
      <w:pPr>
        <w:spacing w:line="480" w:lineRule="auto"/>
        <w:rPr>
          <w:rFonts w:ascii="Times New Roman" w:hAnsi="Times New Roman" w:cs="Times New Roman"/>
          <w:sz w:val="24"/>
          <w:szCs w:val="24"/>
        </w:rPr>
      </w:pPr>
    </w:p>
    <w:p w14:paraId="598753BD" w14:textId="77777777" w:rsidR="00654B2D" w:rsidRPr="00B70217" w:rsidRDefault="00654B2D">
      <w:pPr>
        <w:rPr>
          <w:rFonts w:ascii="Times New Roman" w:hAnsi="Times New Roman" w:cs="Times New Roman"/>
          <w:sz w:val="24"/>
          <w:szCs w:val="24"/>
        </w:rPr>
      </w:pPr>
      <w:r w:rsidRPr="00B70217">
        <w:rPr>
          <w:rFonts w:ascii="Times New Roman" w:hAnsi="Times New Roman" w:cs="Times New Roman"/>
          <w:sz w:val="24"/>
          <w:szCs w:val="24"/>
        </w:rPr>
        <w:br w:type="page"/>
      </w:r>
    </w:p>
    <w:p w14:paraId="1C7E0B40" w14:textId="3FC090FF" w:rsidR="004A348B" w:rsidRPr="00B70217" w:rsidRDefault="00654B2D" w:rsidP="00654B2D">
      <w:pPr>
        <w:spacing w:line="480" w:lineRule="auto"/>
        <w:rPr>
          <w:rFonts w:ascii="Times New Roman" w:hAnsi="Times New Roman" w:cs="Times New Roman"/>
          <w:b/>
          <w:bCs/>
          <w:sz w:val="24"/>
          <w:szCs w:val="24"/>
        </w:rPr>
      </w:pPr>
      <w:r w:rsidRPr="00B70217">
        <w:rPr>
          <w:rFonts w:ascii="Times New Roman" w:hAnsi="Times New Roman" w:cs="Times New Roman"/>
          <w:b/>
          <w:bCs/>
          <w:sz w:val="24"/>
          <w:szCs w:val="24"/>
        </w:rPr>
        <w:lastRenderedPageBreak/>
        <w:t>References</w:t>
      </w:r>
    </w:p>
    <w:p w14:paraId="587C844B" w14:textId="77777777" w:rsidR="00654B2D" w:rsidRPr="00185D69" w:rsidRDefault="004A348B" w:rsidP="00654B2D">
      <w:pPr>
        <w:pStyle w:val="EndNoteBibliography"/>
        <w:spacing w:after="0" w:line="480" w:lineRule="auto"/>
        <w:rPr>
          <w:rFonts w:ascii="Times New Roman" w:hAnsi="Times New Roman" w:cs="Times New Roman"/>
          <w:sz w:val="24"/>
          <w:szCs w:val="24"/>
          <w:lang w:val="nl-NL"/>
        </w:rPr>
      </w:pPr>
      <w:r w:rsidRPr="00B70217">
        <w:rPr>
          <w:rFonts w:ascii="Times New Roman" w:hAnsi="Times New Roman" w:cs="Times New Roman"/>
          <w:sz w:val="24"/>
          <w:szCs w:val="24"/>
        </w:rPr>
        <w:fldChar w:fldCharType="begin"/>
      </w:r>
      <w:r w:rsidRPr="00B70217">
        <w:rPr>
          <w:rFonts w:ascii="Times New Roman" w:hAnsi="Times New Roman" w:cs="Times New Roman"/>
          <w:sz w:val="24"/>
          <w:szCs w:val="24"/>
        </w:rPr>
        <w:instrText xml:space="preserve"> ADDIN EN.REFLIST </w:instrText>
      </w:r>
      <w:r w:rsidRPr="00B70217">
        <w:rPr>
          <w:rFonts w:ascii="Times New Roman" w:hAnsi="Times New Roman" w:cs="Times New Roman"/>
          <w:sz w:val="24"/>
          <w:szCs w:val="24"/>
        </w:rPr>
        <w:fldChar w:fldCharType="separate"/>
      </w:r>
      <w:r w:rsidR="00654B2D" w:rsidRPr="00B70217">
        <w:rPr>
          <w:rFonts w:ascii="Times New Roman" w:hAnsi="Times New Roman" w:cs="Times New Roman"/>
          <w:sz w:val="24"/>
          <w:szCs w:val="24"/>
        </w:rPr>
        <w:t>1.</w:t>
      </w:r>
      <w:r w:rsidR="00654B2D" w:rsidRPr="00B70217">
        <w:rPr>
          <w:rFonts w:ascii="Times New Roman" w:hAnsi="Times New Roman" w:cs="Times New Roman"/>
          <w:sz w:val="24"/>
          <w:szCs w:val="24"/>
        </w:rPr>
        <w:tab/>
        <w:t xml:space="preserve">Sasaki K, Andreatos N, Margonis GA, et al. The prognostic implications of primary colorectal tumor location on recurrence and overall survival in patients undergoing resection for colorectal liver metastasis. </w:t>
      </w:r>
      <w:r w:rsidR="00654B2D" w:rsidRPr="00185D69">
        <w:rPr>
          <w:rFonts w:ascii="Times New Roman" w:hAnsi="Times New Roman" w:cs="Times New Roman"/>
          <w:i/>
          <w:sz w:val="24"/>
          <w:szCs w:val="24"/>
          <w:lang w:val="nl-NL"/>
        </w:rPr>
        <w:t>J Surg Oncol</w:t>
      </w:r>
      <w:r w:rsidR="00654B2D" w:rsidRPr="00185D69">
        <w:rPr>
          <w:rFonts w:ascii="Times New Roman" w:hAnsi="Times New Roman" w:cs="Times New Roman"/>
          <w:sz w:val="24"/>
          <w:szCs w:val="24"/>
          <w:lang w:val="nl-NL"/>
        </w:rPr>
        <w:t>. 2016;114:803-809.</w:t>
      </w:r>
    </w:p>
    <w:p w14:paraId="026DE322" w14:textId="77777777" w:rsidR="00654B2D" w:rsidRPr="00185D69" w:rsidRDefault="00654B2D" w:rsidP="00654B2D">
      <w:pPr>
        <w:pStyle w:val="EndNoteBibliography"/>
        <w:spacing w:after="0" w:line="480" w:lineRule="auto"/>
        <w:rPr>
          <w:rFonts w:ascii="Times New Roman" w:hAnsi="Times New Roman" w:cs="Times New Roman"/>
          <w:sz w:val="24"/>
          <w:szCs w:val="24"/>
          <w:lang w:val="nl-NL"/>
        </w:rPr>
      </w:pPr>
      <w:r w:rsidRPr="00185D69">
        <w:rPr>
          <w:rFonts w:ascii="Times New Roman" w:hAnsi="Times New Roman" w:cs="Times New Roman"/>
          <w:sz w:val="24"/>
          <w:szCs w:val="24"/>
          <w:lang w:val="nl-NL"/>
        </w:rPr>
        <w:t>2.</w:t>
      </w:r>
      <w:r w:rsidRPr="00185D69">
        <w:rPr>
          <w:rFonts w:ascii="Times New Roman" w:hAnsi="Times New Roman" w:cs="Times New Roman"/>
          <w:sz w:val="24"/>
          <w:szCs w:val="24"/>
          <w:lang w:val="nl-NL"/>
        </w:rPr>
        <w:tab/>
        <w:t xml:space="preserve">Creasy JM, Sadot E, Koerkamp BG, et al. </w:t>
      </w:r>
      <w:r w:rsidRPr="00B70217">
        <w:rPr>
          <w:rFonts w:ascii="Times New Roman" w:hAnsi="Times New Roman" w:cs="Times New Roman"/>
          <w:sz w:val="24"/>
          <w:szCs w:val="24"/>
        </w:rPr>
        <w:t xml:space="preserve">The Impact of Primary Tumor Location on Long-Term Survival in Patients Undergoing Hepatic Resection for Metastatic Colon Cancer. </w:t>
      </w:r>
      <w:r w:rsidRPr="00185D69">
        <w:rPr>
          <w:rFonts w:ascii="Times New Roman" w:hAnsi="Times New Roman" w:cs="Times New Roman"/>
          <w:i/>
          <w:sz w:val="24"/>
          <w:szCs w:val="24"/>
          <w:lang w:val="nl-NL"/>
        </w:rPr>
        <w:t>Ann Surg Oncol</w:t>
      </w:r>
      <w:r w:rsidRPr="00185D69">
        <w:rPr>
          <w:rFonts w:ascii="Times New Roman" w:hAnsi="Times New Roman" w:cs="Times New Roman"/>
          <w:sz w:val="24"/>
          <w:szCs w:val="24"/>
          <w:lang w:val="nl-NL"/>
        </w:rPr>
        <w:t>. 2018;25:431-438.</w:t>
      </w:r>
    </w:p>
    <w:p w14:paraId="3E748906" w14:textId="77777777" w:rsidR="00654B2D" w:rsidRPr="00B70217" w:rsidRDefault="00654B2D" w:rsidP="00654B2D">
      <w:pPr>
        <w:pStyle w:val="EndNoteBibliography"/>
        <w:spacing w:after="0" w:line="480" w:lineRule="auto"/>
        <w:rPr>
          <w:rFonts w:ascii="Times New Roman" w:hAnsi="Times New Roman" w:cs="Times New Roman"/>
          <w:sz w:val="24"/>
          <w:szCs w:val="24"/>
        </w:rPr>
      </w:pPr>
      <w:r w:rsidRPr="00185D69">
        <w:rPr>
          <w:rFonts w:ascii="Times New Roman" w:hAnsi="Times New Roman" w:cs="Times New Roman"/>
          <w:sz w:val="24"/>
          <w:szCs w:val="24"/>
          <w:lang w:val="nl-NL"/>
        </w:rPr>
        <w:t>3.</w:t>
      </w:r>
      <w:r w:rsidRPr="00185D69">
        <w:rPr>
          <w:rFonts w:ascii="Times New Roman" w:hAnsi="Times New Roman" w:cs="Times New Roman"/>
          <w:sz w:val="24"/>
          <w:szCs w:val="24"/>
          <w:lang w:val="nl-NL"/>
        </w:rPr>
        <w:tab/>
        <w:t xml:space="preserve">Wang K, Xu D, Yan XL, et al. </w:t>
      </w:r>
      <w:r w:rsidRPr="00B70217">
        <w:rPr>
          <w:rFonts w:ascii="Times New Roman" w:hAnsi="Times New Roman" w:cs="Times New Roman"/>
          <w:sz w:val="24"/>
          <w:szCs w:val="24"/>
        </w:rPr>
        <w:t xml:space="preserve">The impact of primary tumour location in patients undergoing hepatic resection for colorectal liver metastasis. </w:t>
      </w:r>
      <w:r w:rsidRPr="00B70217">
        <w:rPr>
          <w:rFonts w:ascii="Times New Roman" w:hAnsi="Times New Roman" w:cs="Times New Roman"/>
          <w:i/>
          <w:sz w:val="24"/>
          <w:szCs w:val="24"/>
        </w:rPr>
        <w:t>Eur J Surg Oncol</w:t>
      </w:r>
      <w:r w:rsidRPr="00B70217">
        <w:rPr>
          <w:rFonts w:ascii="Times New Roman" w:hAnsi="Times New Roman" w:cs="Times New Roman"/>
          <w:sz w:val="24"/>
          <w:szCs w:val="24"/>
        </w:rPr>
        <w:t>. 2018;44:771-777.</w:t>
      </w:r>
    </w:p>
    <w:p w14:paraId="5D39486B" w14:textId="77777777" w:rsidR="00654B2D" w:rsidRPr="00A91087" w:rsidRDefault="00654B2D" w:rsidP="00654B2D">
      <w:pPr>
        <w:pStyle w:val="EndNoteBibliography"/>
        <w:spacing w:after="0" w:line="480" w:lineRule="auto"/>
        <w:rPr>
          <w:rFonts w:ascii="Times New Roman" w:hAnsi="Times New Roman" w:cs="Times New Roman"/>
          <w:sz w:val="24"/>
          <w:szCs w:val="24"/>
          <w:lang w:val="de-DE"/>
        </w:rPr>
      </w:pPr>
      <w:r w:rsidRPr="00B70217">
        <w:rPr>
          <w:rFonts w:ascii="Times New Roman" w:hAnsi="Times New Roman" w:cs="Times New Roman"/>
          <w:sz w:val="24"/>
          <w:szCs w:val="24"/>
        </w:rPr>
        <w:t>4.</w:t>
      </w:r>
      <w:r w:rsidRPr="00B70217">
        <w:rPr>
          <w:rFonts w:ascii="Times New Roman" w:hAnsi="Times New Roman" w:cs="Times New Roman"/>
          <w:sz w:val="24"/>
          <w:szCs w:val="24"/>
        </w:rPr>
        <w:tab/>
        <w:t xml:space="preserve">Scherman P, Syk I, Holmberg E, et al. Influence of primary tumour and patient factors on survival in patients undergoing curative resection and treatment for liver metastases from colorectal cancer. </w:t>
      </w:r>
      <w:r w:rsidRPr="00A91087">
        <w:rPr>
          <w:rFonts w:ascii="Times New Roman" w:hAnsi="Times New Roman" w:cs="Times New Roman"/>
          <w:i/>
          <w:sz w:val="24"/>
          <w:szCs w:val="24"/>
          <w:lang w:val="de-DE"/>
        </w:rPr>
        <w:t>BJS Open</w:t>
      </w:r>
      <w:r w:rsidRPr="00A91087">
        <w:rPr>
          <w:rFonts w:ascii="Times New Roman" w:hAnsi="Times New Roman" w:cs="Times New Roman"/>
          <w:sz w:val="24"/>
          <w:szCs w:val="24"/>
          <w:lang w:val="de-DE"/>
        </w:rPr>
        <w:t>. 2020;4:118-132.</w:t>
      </w:r>
    </w:p>
    <w:p w14:paraId="5D0AC6F1" w14:textId="77777777" w:rsidR="00654B2D" w:rsidRPr="00185D69" w:rsidRDefault="00654B2D" w:rsidP="00654B2D">
      <w:pPr>
        <w:pStyle w:val="EndNoteBibliography"/>
        <w:spacing w:after="0" w:line="480" w:lineRule="auto"/>
        <w:rPr>
          <w:rFonts w:ascii="Times New Roman" w:hAnsi="Times New Roman" w:cs="Times New Roman"/>
          <w:sz w:val="24"/>
          <w:szCs w:val="24"/>
          <w:lang w:val="nl-NL"/>
        </w:rPr>
      </w:pPr>
      <w:r w:rsidRPr="00A91087">
        <w:rPr>
          <w:rFonts w:ascii="Times New Roman" w:hAnsi="Times New Roman" w:cs="Times New Roman"/>
          <w:sz w:val="24"/>
          <w:szCs w:val="24"/>
          <w:lang w:val="de-DE"/>
        </w:rPr>
        <w:t>5.</w:t>
      </w:r>
      <w:r w:rsidRPr="00A91087">
        <w:rPr>
          <w:rFonts w:ascii="Times New Roman" w:hAnsi="Times New Roman" w:cs="Times New Roman"/>
          <w:sz w:val="24"/>
          <w:szCs w:val="24"/>
          <w:lang w:val="de-DE"/>
        </w:rPr>
        <w:tab/>
        <w:t xml:space="preserve">Wang XY, Zhang R, Wang Z, et al. </w:t>
      </w:r>
      <w:r w:rsidRPr="00B70217">
        <w:rPr>
          <w:rFonts w:ascii="Times New Roman" w:hAnsi="Times New Roman" w:cs="Times New Roman"/>
          <w:sz w:val="24"/>
          <w:szCs w:val="24"/>
        </w:rPr>
        <w:t xml:space="preserve">Meta-analysis of the association between primary tumour location and prognosis after surgical resection of colorectal liver metastases. </w:t>
      </w:r>
      <w:r w:rsidRPr="00185D69">
        <w:rPr>
          <w:rFonts w:ascii="Times New Roman" w:hAnsi="Times New Roman" w:cs="Times New Roman"/>
          <w:i/>
          <w:sz w:val="24"/>
          <w:szCs w:val="24"/>
          <w:lang w:val="nl-NL"/>
        </w:rPr>
        <w:t>Br J Surg</w:t>
      </w:r>
      <w:r w:rsidRPr="00185D69">
        <w:rPr>
          <w:rFonts w:ascii="Times New Roman" w:hAnsi="Times New Roman" w:cs="Times New Roman"/>
          <w:sz w:val="24"/>
          <w:szCs w:val="24"/>
          <w:lang w:val="nl-NL"/>
        </w:rPr>
        <w:t>. 2019;106:1747-1760.</w:t>
      </w:r>
    </w:p>
    <w:p w14:paraId="4D546074" w14:textId="77777777" w:rsidR="00654B2D" w:rsidRPr="00A91087" w:rsidRDefault="00654B2D" w:rsidP="00654B2D">
      <w:pPr>
        <w:pStyle w:val="EndNoteBibliography"/>
        <w:spacing w:after="0" w:line="480" w:lineRule="auto"/>
        <w:rPr>
          <w:rFonts w:ascii="Times New Roman" w:hAnsi="Times New Roman" w:cs="Times New Roman"/>
          <w:sz w:val="24"/>
          <w:szCs w:val="24"/>
          <w:lang w:val="de-DE"/>
        </w:rPr>
      </w:pPr>
      <w:r w:rsidRPr="00185D69">
        <w:rPr>
          <w:rFonts w:ascii="Times New Roman" w:hAnsi="Times New Roman" w:cs="Times New Roman"/>
          <w:sz w:val="24"/>
          <w:szCs w:val="24"/>
          <w:lang w:val="nl-NL"/>
        </w:rPr>
        <w:t>6.</w:t>
      </w:r>
      <w:r w:rsidRPr="00185D69">
        <w:rPr>
          <w:rFonts w:ascii="Times New Roman" w:hAnsi="Times New Roman" w:cs="Times New Roman"/>
          <w:sz w:val="24"/>
          <w:szCs w:val="24"/>
          <w:lang w:val="nl-NL"/>
        </w:rPr>
        <w:tab/>
        <w:t xml:space="preserve">Margonis GA, Amini N, Buettner S, et al. </w:t>
      </w:r>
      <w:r w:rsidRPr="00B70217">
        <w:rPr>
          <w:rFonts w:ascii="Times New Roman" w:hAnsi="Times New Roman" w:cs="Times New Roman"/>
          <w:sz w:val="24"/>
          <w:szCs w:val="24"/>
        </w:rPr>
        <w:t xml:space="preserve">The Prognostic Impact of Primary Tumor Site Differs According to the KRAS Mutational Status: A Study By the International Genetic Consortium for Colorectal Liver Metastasis. </w:t>
      </w:r>
      <w:r w:rsidRPr="00A91087">
        <w:rPr>
          <w:rFonts w:ascii="Times New Roman" w:hAnsi="Times New Roman" w:cs="Times New Roman"/>
          <w:i/>
          <w:sz w:val="24"/>
          <w:szCs w:val="24"/>
          <w:lang w:val="de-DE"/>
        </w:rPr>
        <w:t>Ann Surg</w:t>
      </w:r>
      <w:r w:rsidRPr="00A91087">
        <w:rPr>
          <w:rFonts w:ascii="Times New Roman" w:hAnsi="Times New Roman" w:cs="Times New Roman"/>
          <w:sz w:val="24"/>
          <w:szCs w:val="24"/>
          <w:lang w:val="de-DE"/>
        </w:rPr>
        <w:t>. 2021;273:1165-1172.</w:t>
      </w:r>
    </w:p>
    <w:p w14:paraId="31474845" w14:textId="77777777" w:rsidR="00654B2D" w:rsidRPr="00A91087" w:rsidRDefault="00654B2D" w:rsidP="00654B2D">
      <w:pPr>
        <w:pStyle w:val="EndNoteBibliography"/>
        <w:spacing w:after="0" w:line="480" w:lineRule="auto"/>
        <w:rPr>
          <w:rFonts w:ascii="Times New Roman" w:hAnsi="Times New Roman" w:cs="Times New Roman"/>
          <w:sz w:val="24"/>
          <w:szCs w:val="24"/>
          <w:lang w:val="de-DE"/>
        </w:rPr>
      </w:pPr>
      <w:r w:rsidRPr="00A91087">
        <w:rPr>
          <w:rFonts w:ascii="Times New Roman" w:hAnsi="Times New Roman" w:cs="Times New Roman"/>
          <w:sz w:val="24"/>
          <w:szCs w:val="24"/>
          <w:lang w:val="de-DE"/>
        </w:rPr>
        <w:t>7.</w:t>
      </w:r>
      <w:r w:rsidRPr="00A91087">
        <w:rPr>
          <w:rFonts w:ascii="Times New Roman" w:hAnsi="Times New Roman" w:cs="Times New Roman"/>
          <w:sz w:val="24"/>
          <w:szCs w:val="24"/>
          <w:lang w:val="de-DE"/>
        </w:rPr>
        <w:tab/>
        <w:t xml:space="preserve">Yamashita S, Brudvik KW, Kopetz SE, et al. </w:t>
      </w:r>
      <w:r w:rsidRPr="00B70217">
        <w:rPr>
          <w:rFonts w:ascii="Times New Roman" w:hAnsi="Times New Roman" w:cs="Times New Roman"/>
          <w:sz w:val="24"/>
          <w:szCs w:val="24"/>
        </w:rPr>
        <w:t xml:space="preserve">Embryonic Origin of Primary Colon Cancer Predicts Pathologic Response and Survival in Patients Undergoing Resection for Colon Cancer Liver Metastases. </w:t>
      </w:r>
      <w:r w:rsidRPr="00A91087">
        <w:rPr>
          <w:rFonts w:ascii="Times New Roman" w:hAnsi="Times New Roman" w:cs="Times New Roman"/>
          <w:i/>
          <w:sz w:val="24"/>
          <w:szCs w:val="24"/>
          <w:lang w:val="de-DE"/>
        </w:rPr>
        <w:t>Ann Surg</w:t>
      </w:r>
      <w:r w:rsidRPr="00A91087">
        <w:rPr>
          <w:rFonts w:ascii="Times New Roman" w:hAnsi="Times New Roman" w:cs="Times New Roman"/>
          <w:sz w:val="24"/>
          <w:szCs w:val="24"/>
          <w:lang w:val="de-DE"/>
        </w:rPr>
        <w:t>. 2018;267:514-520.</w:t>
      </w:r>
    </w:p>
    <w:p w14:paraId="69B99208" w14:textId="77777777" w:rsidR="00654B2D" w:rsidRPr="00185D69" w:rsidRDefault="00654B2D" w:rsidP="00654B2D">
      <w:pPr>
        <w:pStyle w:val="EndNoteBibliography"/>
        <w:spacing w:after="0" w:line="480" w:lineRule="auto"/>
        <w:rPr>
          <w:rFonts w:ascii="Times New Roman" w:hAnsi="Times New Roman" w:cs="Times New Roman"/>
          <w:sz w:val="24"/>
          <w:szCs w:val="24"/>
          <w:lang w:val="nl-NL"/>
        </w:rPr>
      </w:pPr>
      <w:r w:rsidRPr="00A91087">
        <w:rPr>
          <w:rFonts w:ascii="Times New Roman" w:hAnsi="Times New Roman" w:cs="Times New Roman"/>
          <w:sz w:val="24"/>
          <w:szCs w:val="24"/>
          <w:lang w:val="de-DE"/>
        </w:rPr>
        <w:t>8.</w:t>
      </w:r>
      <w:r w:rsidRPr="00A91087">
        <w:rPr>
          <w:rFonts w:ascii="Times New Roman" w:hAnsi="Times New Roman" w:cs="Times New Roman"/>
          <w:sz w:val="24"/>
          <w:szCs w:val="24"/>
          <w:lang w:val="de-DE"/>
        </w:rPr>
        <w:tab/>
        <w:t xml:space="preserve">Page MJ, McKenzie JE, Bossuyt PM, et al. </w:t>
      </w:r>
      <w:r w:rsidRPr="00B70217">
        <w:rPr>
          <w:rFonts w:ascii="Times New Roman" w:hAnsi="Times New Roman" w:cs="Times New Roman"/>
          <w:sz w:val="24"/>
          <w:szCs w:val="24"/>
        </w:rPr>
        <w:t xml:space="preserve">The PRISMA 2020 statement: an updated guideline for reporting systematic reviews. </w:t>
      </w:r>
      <w:r w:rsidRPr="00185D69">
        <w:rPr>
          <w:rFonts w:ascii="Times New Roman" w:hAnsi="Times New Roman" w:cs="Times New Roman"/>
          <w:i/>
          <w:sz w:val="24"/>
          <w:szCs w:val="24"/>
          <w:lang w:val="nl-NL"/>
        </w:rPr>
        <w:t>BMJ</w:t>
      </w:r>
      <w:r w:rsidRPr="00185D69">
        <w:rPr>
          <w:rFonts w:ascii="Times New Roman" w:hAnsi="Times New Roman" w:cs="Times New Roman"/>
          <w:sz w:val="24"/>
          <w:szCs w:val="24"/>
          <w:lang w:val="nl-NL"/>
        </w:rPr>
        <w:t>. 2021;372:n71.</w:t>
      </w:r>
    </w:p>
    <w:p w14:paraId="12838428" w14:textId="77777777" w:rsidR="00654B2D" w:rsidRPr="00B70217" w:rsidRDefault="00654B2D" w:rsidP="00654B2D">
      <w:pPr>
        <w:pStyle w:val="EndNoteBibliography"/>
        <w:spacing w:after="0" w:line="480" w:lineRule="auto"/>
        <w:rPr>
          <w:rFonts w:ascii="Times New Roman" w:hAnsi="Times New Roman" w:cs="Times New Roman"/>
          <w:sz w:val="24"/>
          <w:szCs w:val="24"/>
        </w:rPr>
      </w:pPr>
      <w:r w:rsidRPr="00185D69">
        <w:rPr>
          <w:rFonts w:ascii="Times New Roman" w:hAnsi="Times New Roman" w:cs="Times New Roman"/>
          <w:sz w:val="24"/>
          <w:szCs w:val="24"/>
          <w:lang w:val="nl-NL"/>
        </w:rPr>
        <w:lastRenderedPageBreak/>
        <w:t>9.</w:t>
      </w:r>
      <w:r w:rsidRPr="00185D69">
        <w:rPr>
          <w:rFonts w:ascii="Times New Roman" w:hAnsi="Times New Roman" w:cs="Times New Roman"/>
          <w:sz w:val="24"/>
          <w:szCs w:val="24"/>
          <w:lang w:val="nl-NL"/>
        </w:rPr>
        <w:tab/>
        <w:t xml:space="preserve">Guyot P, Ades AE, Ouwens MJ, et al. </w:t>
      </w:r>
      <w:r w:rsidRPr="00B70217">
        <w:rPr>
          <w:rFonts w:ascii="Times New Roman" w:hAnsi="Times New Roman" w:cs="Times New Roman"/>
          <w:sz w:val="24"/>
          <w:szCs w:val="24"/>
        </w:rPr>
        <w:t xml:space="preserve">Enhanced secondary analysis of survival data: reconstructing the data from published Kaplan-Meier survival curves. </w:t>
      </w:r>
      <w:r w:rsidRPr="00B70217">
        <w:rPr>
          <w:rFonts w:ascii="Times New Roman" w:hAnsi="Times New Roman" w:cs="Times New Roman"/>
          <w:i/>
          <w:sz w:val="24"/>
          <w:szCs w:val="24"/>
        </w:rPr>
        <w:t>BMC Med Res Methodol</w:t>
      </w:r>
      <w:r w:rsidRPr="00B70217">
        <w:rPr>
          <w:rFonts w:ascii="Times New Roman" w:hAnsi="Times New Roman" w:cs="Times New Roman"/>
          <w:sz w:val="24"/>
          <w:szCs w:val="24"/>
        </w:rPr>
        <w:t>. 2012;12:9.</w:t>
      </w:r>
    </w:p>
    <w:p w14:paraId="57CECBCF" w14:textId="77777777" w:rsidR="00654B2D" w:rsidRPr="00B70217" w:rsidRDefault="00654B2D" w:rsidP="00654B2D">
      <w:pPr>
        <w:pStyle w:val="EndNoteBibliography"/>
        <w:spacing w:after="0" w:line="480" w:lineRule="auto"/>
        <w:rPr>
          <w:rFonts w:ascii="Times New Roman" w:hAnsi="Times New Roman" w:cs="Times New Roman"/>
          <w:sz w:val="24"/>
          <w:szCs w:val="24"/>
        </w:rPr>
      </w:pPr>
      <w:r w:rsidRPr="00B70217">
        <w:rPr>
          <w:rFonts w:ascii="Times New Roman" w:hAnsi="Times New Roman" w:cs="Times New Roman"/>
          <w:sz w:val="24"/>
          <w:szCs w:val="24"/>
        </w:rPr>
        <w:t>10.</w:t>
      </w:r>
      <w:r w:rsidRPr="00B70217">
        <w:rPr>
          <w:rFonts w:ascii="Times New Roman" w:hAnsi="Times New Roman" w:cs="Times New Roman"/>
          <w:sz w:val="24"/>
          <w:szCs w:val="24"/>
        </w:rPr>
        <w:tab/>
        <w:t xml:space="preserve">Seide SE, Rover C, Friede T. Likelihood-based random-effects meta-analysis with few studies: empirical and simulation studies. </w:t>
      </w:r>
      <w:r w:rsidRPr="00B70217">
        <w:rPr>
          <w:rFonts w:ascii="Times New Roman" w:hAnsi="Times New Roman" w:cs="Times New Roman"/>
          <w:i/>
          <w:sz w:val="24"/>
          <w:szCs w:val="24"/>
        </w:rPr>
        <w:t>BMC Med Res Methodol</w:t>
      </w:r>
      <w:r w:rsidRPr="00B70217">
        <w:rPr>
          <w:rFonts w:ascii="Times New Roman" w:hAnsi="Times New Roman" w:cs="Times New Roman"/>
          <w:sz w:val="24"/>
          <w:szCs w:val="24"/>
        </w:rPr>
        <w:t>. 2019;19:16.</w:t>
      </w:r>
    </w:p>
    <w:p w14:paraId="287BA552" w14:textId="77777777" w:rsidR="00654B2D" w:rsidRPr="00B70217" w:rsidRDefault="00654B2D" w:rsidP="00654B2D">
      <w:pPr>
        <w:pStyle w:val="EndNoteBibliography"/>
        <w:spacing w:after="0" w:line="480" w:lineRule="auto"/>
        <w:rPr>
          <w:rFonts w:ascii="Times New Roman" w:hAnsi="Times New Roman" w:cs="Times New Roman"/>
          <w:sz w:val="24"/>
          <w:szCs w:val="24"/>
        </w:rPr>
      </w:pPr>
      <w:r w:rsidRPr="00B70217">
        <w:rPr>
          <w:rFonts w:ascii="Times New Roman" w:hAnsi="Times New Roman" w:cs="Times New Roman"/>
          <w:sz w:val="24"/>
          <w:szCs w:val="24"/>
        </w:rPr>
        <w:t>11.</w:t>
      </w:r>
      <w:r w:rsidRPr="00B70217">
        <w:rPr>
          <w:rFonts w:ascii="Times New Roman" w:hAnsi="Times New Roman" w:cs="Times New Roman"/>
          <w:sz w:val="24"/>
          <w:szCs w:val="24"/>
        </w:rPr>
        <w:tab/>
        <w:t xml:space="preserve">IntHout J, Ioannidis JP, Borm GF. The Hartung-Knapp-Sidik-Jonkman method for random effects meta-analysis is straightforward and considerably outperforms the standard DerSimonian-Laird method. </w:t>
      </w:r>
      <w:r w:rsidRPr="00B70217">
        <w:rPr>
          <w:rFonts w:ascii="Times New Roman" w:hAnsi="Times New Roman" w:cs="Times New Roman"/>
          <w:i/>
          <w:sz w:val="24"/>
          <w:szCs w:val="24"/>
        </w:rPr>
        <w:t>BMC Med Res Methodol</w:t>
      </w:r>
      <w:r w:rsidRPr="00B70217">
        <w:rPr>
          <w:rFonts w:ascii="Times New Roman" w:hAnsi="Times New Roman" w:cs="Times New Roman"/>
          <w:sz w:val="24"/>
          <w:szCs w:val="24"/>
        </w:rPr>
        <w:t>. 2014;14:25.</w:t>
      </w:r>
    </w:p>
    <w:p w14:paraId="0DEBA232" w14:textId="77777777" w:rsidR="00654B2D" w:rsidRPr="00A91087" w:rsidRDefault="00654B2D" w:rsidP="00654B2D">
      <w:pPr>
        <w:pStyle w:val="EndNoteBibliography"/>
        <w:spacing w:after="0" w:line="480" w:lineRule="auto"/>
        <w:rPr>
          <w:rFonts w:ascii="Times New Roman" w:hAnsi="Times New Roman" w:cs="Times New Roman"/>
          <w:sz w:val="24"/>
          <w:szCs w:val="24"/>
          <w:lang w:val="de-DE"/>
        </w:rPr>
      </w:pPr>
      <w:r w:rsidRPr="00B70217">
        <w:rPr>
          <w:rFonts w:ascii="Times New Roman" w:hAnsi="Times New Roman" w:cs="Times New Roman"/>
          <w:sz w:val="24"/>
          <w:szCs w:val="24"/>
        </w:rPr>
        <w:t>12.</w:t>
      </w:r>
      <w:r w:rsidRPr="00B70217">
        <w:rPr>
          <w:rFonts w:ascii="Times New Roman" w:hAnsi="Times New Roman" w:cs="Times New Roman"/>
          <w:sz w:val="24"/>
          <w:szCs w:val="24"/>
        </w:rPr>
        <w:tab/>
        <w:t xml:space="preserve">IntHout J, Ioannidis JP, Rovers MM, et al. Plea for routinely presenting prediction intervals in meta-analysis. </w:t>
      </w:r>
      <w:r w:rsidRPr="00A91087">
        <w:rPr>
          <w:rFonts w:ascii="Times New Roman" w:hAnsi="Times New Roman" w:cs="Times New Roman"/>
          <w:i/>
          <w:sz w:val="24"/>
          <w:szCs w:val="24"/>
          <w:lang w:val="de-DE"/>
        </w:rPr>
        <w:t>BMJ Open</w:t>
      </w:r>
      <w:r w:rsidRPr="00A91087">
        <w:rPr>
          <w:rFonts w:ascii="Times New Roman" w:hAnsi="Times New Roman" w:cs="Times New Roman"/>
          <w:sz w:val="24"/>
          <w:szCs w:val="24"/>
          <w:lang w:val="de-DE"/>
        </w:rPr>
        <w:t>. 2016;6:e010247.</w:t>
      </w:r>
    </w:p>
    <w:p w14:paraId="6B8FE534" w14:textId="77777777" w:rsidR="00654B2D" w:rsidRPr="00185D69" w:rsidRDefault="00654B2D" w:rsidP="00654B2D">
      <w:pPr>
        <w:pStyle w:val="EndNoteBibliography"/>
        <w:spacing w:after="0" w:line="480" w:lineRule="auto"/>
        <w:rPr>
          <w:rFonts w:ascii="Times New Roman" w:hAnsi="Times New Roman" w:cs="Times New Roman"/>
          <w:sz w:val="24"/>
          <w:szCs w:val="24"/>
          <w:lang w:val="nl-NL"/>
        </w:rPr>
      </w:pPr>
      <w:r w:rsidRPr="00A91087">
        <w:rPr>
          <w:rFonts w:ascii="Times New Roman" w:hAnsi="Times New Roman" w:cs="Times New Roman"/>
          <w:sz w:val="24"/>
          <w:szCs w:val="24"/>
          <w:lang w:val="de-DE"/>
        </w:rPr>
        <w:t>13.</w:t>
      </w:r>
      <w:r w:rsidRPr="00A91087">
        <w:rPr>
          <w:rFonts w:ascii="Times New Roman" w:hAnsi="Times New Roman" w:cs="Times New Roman"/>
          <w:sz w:val="24"/>
          <w:szCs w:val="24"/>
          <w:lang w:val="de-DE"/>
        </w:rPr>
        <w:tab/>
        <w:t xml:space="preserve">Sterne JA, Sutton AJ, Ioannidis JP, et al. </w:t>
      </w:r>
      <w:r w:rsidRPr="00B70217">
        <w:rPr>
          <w:rFonts w:ascii="Times New Roman" w:hAnsi="Times New Roman" w:cs="Times New Roman"/>
          <w:sz w:val="24"/>
          <w:szCs w:val="24"/>
        </w:rPr>
        <w:t xml:space="preserve">Recommendations for examining and interpreting funnel plot asymmetry in meta-analyses of randomised controlled trials. </w:t>
      </w:r>
      <w:r w:rsidRPr="00185D69">
        <w:rPr>
          <w:rFonts w:ascii="Times New Roman" w:hAnsi="Times New Roman" w:cs="Times New Roman"/>
          <w:i/>
          <w:sz w:val="24"/>
          <w:szCs w:val="24"/>
          <w:lang w:val="nl-NL"/>
        </w:rPr>
        <w:t>BMJ</w:t>
      </w:r>
      <w:r w:rsidRPr="00185D69">
        <w:rPr>
          <w:rFonts w:ascii="Times New Roman" w:hAnsi="Times New Roman" w:cs="Times New Roman"/>
          <w:sz w:val="24"/>
          <w:szCs w:val="24"/>
          <w:lang w:val="nl-NL"/>
        </w:rPr>
        <w:t>. 2011;343:d4002.</w:t>
      </w:r>
    </w:p>
    <w:p w14:paraId="59C6F178" w14:textId="77777777" w:rsidR="00654B2D" w:rsidRPr="00185D69" w:rsidRDefault="00654B2D" w:rsidP="00654B2D">
      <w:pPr>
        <w:pStyle w:val="EndNoteBibliography"/>
        <w:spacing w:after="0" w:line="480" w:lineRule="auto"/>
        <w:rPr>
          <w:rFonts w:ascii="Times New Roman" w:hAnsi="Times New Roman" w:cs="Times New Roman"/>
          <w:sz w:val="24"/>
          <w:szCs w:val="24"/>
          <w:lang w:val="nl-NL"/>
        </w:rPr>
      </w:pPr>
      <w:r w:rsidRPr="00185D69">
        <w:rPr>
          <w:rFonts w:ascii="Times New Roman" w:hAnsi="Times New Roman" w:cs="Times New Roman"/>
          <w:sz w:val="24"/>
          <w:szCs w:val="24"/>
          <w:lang w:val="nl-NL"/>
        </w:rPr>
        <w:t>14.</w:t>
      </w:r>
      <w:r w:rsidRPr="00185D69">
        <w:rPr>
          <w:rFonts w:ascii="Times New Roman" w:hAnsi="Times New Roman" w:cs="Times New Roman"/>
          <w:sz w:val="24"/>
          <w:szCs w:val="24"/>
          <w:lang w:val="nl-NL"/>
        </w:rPr>
        <w:tab/>
        <w:t xml:space="preserve">Loree JM, Pereira AAL, Lam M, et al. </w:t>
      </w:r>
      <w:r w:rsidRPr="00B70217">
        <w:rPr>
          <w:rFonts w:ascii="Times New Roman" w:hAnsi="Times New Roman" w:cs="Times New Roman"/>
          <w:sz w:val="24"/>
          <w:szCs w:val="24"/>
        </w:rPr>
        <w:t xml:space="preserve">Classifying Colorectal Cancer by Tumor Location Rather than Sidedness Highlights a Continuum in Mutation Profiles and Consensus Molecular Subtypes. </w:t>
      </w:r>
      <w:r w:rsidRPr="00185D69">
        <w:rPr>
          <w:rFonts w:ascii="Times New Roman" w:hAnsi="Times New Roman" w:cs="Times New Roman"/>
          <w:i/>
          <w:sz w:val="24"/>
          <w:szCs w:val="24"/>
          <w:lang w:val="nl-NL"/>
        </w:rPr>
        <w:t>Clin Cancer Res</w:t>
      </w:r>
      <w:r w:rsidRPr="00185D69">
        <w:rPr>
          <w:rFonts w:ascii="Times New Roman" w:hAnsi="Times New Roman" w:cs="Times New Roman"/>
          <w:sz w:val="24"/>
          <w:szCs w:val="24"/>
          <w:lang w:val="nl-NL"/>
        </w:rPr>
        <w:t>. 2018;24:1062-1072.</w:t>
      </w:r>
    </w:p>
    <w:p w14:paraId="408F80D1" w14:textId="77777777" w:rsidR="00654B2D" w:rsidRPr="00185D69" w:rsidRDefault="00654B2D" w:rsidP="00654B2D">
      <w:pPr>
        <w:pStyle w:val="EndNoteBibliography"/>
        <w:spacing w:after="0" w:line="480" w:lineRule="auto"/>
        <w:rPr>
          <w:rFonts w:ascii="Times New Roman" w:hAnsi="Times New Roman" w:cs="Times New Roman"/>
          <w:sz w:val="24"/>
          <w:szCs w:val="24"/>
          <w:lang w:val="nl-NL"/>
        </w:rPr>
      </w:pPr>
      <w:r w:rsidRPr="00185D69">
        <w:rPr>
          <w:rFonts w:ascii="Times New Roman" w:hAnsi="Times New Roman" w:cs="Times New Roman"/>
          <w:sz w:val="24"/>
          <w:szCs w:val="24"/>
          <w:lang w:val="nl-NL"/>
        </w:rPr>
        <w:t>15.</w:t>
      </w:r>
      <w:r w:rsidRPr="00185D69">
        <w:rPr>
          <w:rFonts w:ascii="Times New Roman" w:hAnsi="Times New Roman" w:cs="Times New Roman"/>
          <w:sz w:val="24"/>
          <w:szCs w:val="24"/>
          <w:lang w:val="nl-NL"/>
        </w:rPr>
        <w:tab/>
        <w:t xml:space="preserve">Kamphues C, Kadowaki S, Amini N, et al. </w:t>
      </w:r>
      <w:r w:rsidRPr="00B70217">
        <w:rPr>
          <w:rFonts w:ascii="Times New Roman" w:hAnsi="Times New Roman" w:cs="Times New Roman"/>
          <w:sz w:val="24"/>
          <w:szCs w:val="24"/>
        </w:rPr>
        <w:t xml:space="preserve">The interplay of KRAS mutational status with tumor laterality in non-metastatic colorectal cancer: An international, multi-institutional study in patients with known KRAS, BRAF, and MSI status. </w:t>
      </w:r>
      <w:r w:rsidRPr="00185D69">
        <w:rPr>
          <w:rFonts w:ascii="Times New Roman" w:hAnsi="Times New Roman" w:cs="Times New Roman"/>
          <w:i/>
          <w:sz w:val="24"/>
          <w:szCs w:val="24"/>
          <w:lang w:val="nl-NL"/>
        </w:rPr>
        <w:t>J Surg Oncol</w:t>
      </w:r>
      <w:r w:rsidRPr="00185D69">
        <w:rPr>
          <w:rFonts w:ascii="Times New Roman" w:hAnsi="Times New Roman" w:cs="Times New Roman"/>
          <w:sz w:val="24"/>
          <w:szCs w:val="24"/>
          <w:lang w:val="nl-NL"/>
        </w:rPr>
        <w:t>. 2021;123:1005-1014.</w:t>
      </w:r>
    </w:p>
    <w:p w14:paraId="2C026185" w14:textId="77777777" w:rsidR="00654B2D" w:rsidRPr="00B70217" w:rsidRDefault="00654B2D" w:rsidP="00654B2D">
      <w:pPr>
        <w:pStyle w:val="EndNoteBibliography"/>
        <w:spacing w:after="0" w:line="480" w:lineRule="auto"/>
        <w:rPr>
          <w:rFonts w:ascii="Times New Roman" w:hAnsi="Times New Roman" w:cs="Times New Roman"/>
          <w:sz w:val="24"/>
          <w:szCs w:val="24"/>
        </w:rPr>
      </w:pPr>
      <w:r w:rsidRPr="00185D69">
        <w:rPr>
          <w:rFonts w:ascii="Times New Roman" w:hAnsi="Times New Roman" w:cs="Times New Roman"/>
          <w:sz w:val="24"/>
          <w:szCs w:val="24"/>
          <w:lang w:val="nl-NL"/>
        </w:rPr>
        <w:t>16.</w:t>
      </w:r>
      <w:r w:rsidRPr="00185D69">
        <w:rPr>
          <w:rFonts w:ascii="Times New Roman" w:hAnsi="Times New Roman" w:cs="Times New Roman"/>
          <w:sz w:val="24"/>
          <w:szCs w:val="24"/>
          <w:lang w:val="nl-NL"/>
        </w:rPr>
        <w:tab/>
        <w:t xml:space="preserve">Brudvik KW, Kopetz SE, Li L, et al. </w:t>
      </w:r>
      <w:r w:rsidRPr="00B70217">
        <w:rPr>
          <w:rFonts w:ascii="Times New Roman" w:hAnsi="Times New Roman" w:cs="Times New Roman"/>
          <w:sz w:val="24"/>
          <w:szCs w:val="24"/>
        </w:rPr>
        <w:t xml:space="preserve">Meta-analysis of KRAS mutations and survival after resection of colorectal liver metastases. </w:t>
      </w:r>
      <w:r w:rsidRPr="00B70217">
        <w:rPr>
          <w:rFonts w:ascii="Times New Roman" w:hAnsi="Times New Roman" w:cs="Times New Roman"/>
          <w:i/>
          <w:sz w:val="24"/>
          <w:szCs w:val="24"/>
        </w:rPr>
        <w:t>Br J Surg</w:t>
      </w:r>
      <w:r w:rsidRPr="00B70217">
        <w:rPr>
          <w:rFonts w:ascii="Times New Roman" w:hAnsi="Times New Roman" w:cs="Times New Roman"/>
          <w:sz w:val="24"/>
          <w:szCs w:val="24"/>
        </w:rPr>
        <w:t>. 2015;102:1175-1183.</w:t>
      </w:r>
    </w:p>
    <w:p w14:paraId="5616C7BF" w14:textId="77777777" w:rsidR="00654B2D" w:rsidRPr="00B70217" w:rsidRDefault="00654B2D" w:rsidP="00654B2D">
      <w:pPr>
        <w:pStyle w:val="EndNoteBibliography"/>
        <w:spacing w:after="0" w:line="480" w:lineRule="auto"/>
        <w:rPr>
          <w:rFonts w:ascii="Times New Roman" w:hAnsi="Times New Roman" w:cs="Times New Roman"/>
          <w:sz w:val="24"/>
          <w:szCs w:val="24"/>
        </w:rPr>
      </w:pPr>
      <w:r w:rsidRPr="00B70217">
        <w:rPr>
          <w:rFonts w:ascii="Times New Roman" w:hAnsi="Times New Roman" w:cs="Times New Roman"/>
          <w:sz w:val="24"/>
          <w:szCs w:val="24"/>
        </w:rPr>
        <w:t>17.</w:t>
      </w:r>
      <w:r w:rsidRPr="00B70217">
        <w:rPr>
          <w:rFonts w:ascii="Times New Roman" w:hAnsi="Times New Roman" w:cs="Times New Roman"/>
          <w:sz w:val="24"/>
          <w:szCs w:val="24"/>
        </w:rPr>
        <w:tab/>
        <w:t xml:space="preserve">Sasaki K, Margonis GA, Wilson A, et al. Prognostic Implication of KRAS Status after Hepatectomy for Colorectal Liver Metastases Varies According to Primary Colorectal Tumor Location. </w:t>
      </w:r>
      <w:r w:rsidRPr="00B70217">
        <w:rPr>
          <w:rFonts w:ascii="Times New Roman" w:hAnsi="Times New Roman" w:cs="Times New Roman"/>
          <w:i/>
          <w:sz w:val="24"/>
          <w:szCs w:val="24"/>
        </w:rPr>
        <w:t>Ann Surg Oncol</w:t>
      </w:r>
      <w:r w:rsidRPr="00B70217">
        <w:rPr>
          <w:rFonts w:ascii="Times New Roman" w:hAnsi="Times New Roman" w:cs="Times New Roman"/>
          <w:sz w:val="24"/>
          <w:szCs w:val="24"/>
        </w:rPr>
        <w:t>. 2016;23:3736-3743.</w:t>
      </w:r>
    </w:p>
    <w:p w14:paraId="3CDB8373" w14:textId="77777777" w:rsidR="00654B2D" w:rsidRPr="00B70217" w:rsidRDefault="00654B2D" w:rsidP="00654B2D">
      <w:pPr>
        <w:pStyle w:val="EndNoteBibliography"/>
        <w:spacing w:after="0" w:line="480" w:lineRule="auto"/>
        <w:rPr>
          <w:rFonts w:ascii="Times New Roman" w:hAnsi="Times New Roman" w:cs="Times New Roman"/>
          <w:sz w:val="24"/>
          <w:szCs w:val="24"/>
        </w:rPr>
      </w:pPr>
      <w:r w:rsidRPr="00B70217">
        <w:rPr>
          <w:rFonts w:ascii="Times New Roman" w:hAnsi="Times New Roman" w:cs="Times New Roman"/>
          <w:sz w:val="24"/>
          <w:szCs w:val="24"/>
        </w:rPr>
        <w:lastRenderedPageBreak/>
        <w:t>18.</w:t>
      </w:r>
      <w:r w:rsidRPr="00B70217">
        <w:rPr>
          <w:rFonts w:ascii="Times New Roman" w:hAnsi="Times New Roman" w:cs="Times New Roman"/>
          <w:sz w:val="24"/>
          <w:szCs w:val="24"/>
        </w:rPr>
        <w:tab/>
        <w:t xml:space="preserve">Cavallaro P, Bordeianou L, Stafford C, et al. Impact of Single-organ Metastasis to the Liver or Lung and Genetic Mutation Status on Prognosis in Stage IV Colorectal Cancer. </w:t>
      </w:r>
      <w:r w:rsidRPr="00B70217">
        <w:rPr>
          <w:rFonts w:ascii="Times New Roman" w:hAnsi="Times New Roman" w:cs="Times New Roman"/>
          <w:i/>
          <w:sz w:val="24"/>
          <w:szCs w:val="24"/>
        </w:rPr>
        <w:t>Clin Colorectal Cancer</w:t>
      </w:r>
      <w:r w:rsidRPr="00B70217">
        <w:rPr>
          <w:rFonts w:ascii="Times New Roman" w:hAnsi="Times New Roman" w:cs="Times New Roman"/>
          <w:sz w:val="24"/>
          <w:szCs w:val="24"/>
        </w:rPr>
        <w:t>. 2020;19:e8-e17.</w:t>
      </w:r>
    </w:p>
    <w:p w14:paraId="78246858" w14:textId="77777777" w:rsidR="00654B2D" w:rsidRPr="00B70217" w:rsidRDefault="00654B2D" w:rsidP="00654B2D">
      <w:pPr>
        <w:pStyle w:val="EndNoteBibliography"/>
        <w:spacing w:after="0" w:line="480" w:lineRule="auto"/>
        <w:rPr>
          <w:rFonts w:ascii="Times New Roman" w:hAnsi="Times New Roman" w:cs="Times New Roman"/>
          <w:sz w:val="24"/>
          <w:szCs w:val="24"/>
        </w:rPr>
      </w:pPr>
      <w:r w:rsidRPr="00B70217">
        <w:rPr>
          <w:rFonts w:ascii="Times New Roman" w:hAnsi="Times New Roman" w:cs="Times New Roman"/>
          <w:sz w:val="24"/>
          <w:szCs w:val="24"/>
        </w:rPr>
        <w:t>19.</w:t>
      </w:r>
      <w:r w:rsidRPr="00B70217">
        <w:rPr>
          <w:rFonts w:ascii="Times New Roman" w:hAnsi="Times New Roman" w:cs="Times New Roman"/>
          <w:sz w:val="24"/>
          <w:szCs w:val="24"/>
        </w:rPr>
        <w:tab/>
        <w:t xml:space="preserve">Kawaguchi Y, Kopetz S, Newhook TE, et al. Mutation Status of RAS, TP53, and SMAD4 is Superior to Mutation Status of RAS Alone for Predicting Prognosis after Resection of Colorectal Liver Metastases. </w:t>
      </w:r>
      <w:r w:rsidRPr="00B70217">
        <w:rPr>
          <w:rFonts w:ascii="Times New Roman" w:hAnsi="Times New Roman" w:cs="Times New Roman"/>
          <w:i/>
          <w:sz w:val="24"/>
          <w:szCs w:val="24"/>
        </w:rPr>
        <w:t>Clin Cancer Res</w:t>
      </w:r>
      <w:r w:rsidRPr="00B70217">
        <w:rPr>
          <w:rFonts w:ascii="Times New Roman" w:hAnsi="Times New Roman" w:cs="Times New Roman"/>
          <w:sz w:val="24"/>
          <w:szCs w:val="24"/>
        </w:rPr>
        <w:t>. 2019;25:5843-5851.</w:t>
      </w:r>
    </w:p>
    <w:p w14:paraId="5A09D157" w14:textId="77777777" w:rsidR="00654B2D" w:rsidRPr="00B70217" w:rsidRDefault="00654B2D" w:rsidP="00654B2D">
      <w:pPr>
        <w:pStyle w:val="EndNoteBibliography"/>
        <w:spacing w:after="0" w:line="480" w:lineRule="auto"/>
        <w:rPr>
          <w:rFonts w:ascii="Times New Roman" w:hAnsi="Times New Roman" w:cs="Times New Roman"/>
          <w:sz w:val="24"/>
          <w:szCs w:val="24"/>
        </w:rPr>
      </w:pPr>
      <w:r w:rsidRPr="00B70217">
        <w:rPr>
          <w:rFonts w:ascii="Times New Roman" w:hAnsi="Times New Roman" w:cs="Times New Roman"/>
          <w:sz w:val="24"/>
          <w:szCs w:val="24"/>
        </w:rPr>
        <w:t>20.</w:t>
      </w:r>
      <w:r w:rsidRPr="00B70217">
        <w:rPr>
          <w:rFonts w:ascii="Times New Roman" w:hAnsi="Times New Roman" w:cs="Times New Roman"/>
          <w:sz w:val="24"/>
          <w:szCs w:val="24"/>
        </w:rPr>
        <w:tab/>
        <w:t xml:space="preserve">Datta J, Smith JJ, Chatila WK, et al. Coaltered Ras/B-raf and TP53 Is Associated with Extremes of Survivorship and Distinct Patterns of Metastasis in Patients with Metastatic Colorectal Cancer. </w:t>
      </w:r>
      <w:r w:rsidRPr="00B70217">
        <w:rPr>
          <w:rFonts w:ascii="Times New Roman" w:hAnsi="Times New Roman" w:cs="Times New Roman"/>
          <w:i/>
          <w:sz w:val="24"/>
          <w:szCs w:val="24"/>
        </w:rPr>
        <w:t>Clin Cancer Res</w:t>
      </w:r>
      <w:r w:rsidRPr="00B70217">
        <w:rPr>
          <w:rFonts w:ascii="Times New Roman" w:hAnsi="Times New Roman" w:cs="Times New Roman"/>
          <w:sz w:val="24"/>
          <w:szCs w:val="24"/>
        </w:rPr>
        <w:t>. 2020;26:1077-1085.</w:t>
      </w:r>
    </w:p>
    <w:p w14:paraId="0D8EE9AC" w14:textId="77777777" w:rsidR="00654B2D" w:rsidRPr="00185D69" w:rsidRDefault="00654B2D" w:rsidP="00654B2D">
      <w:pPr>
        <w:pStyle w:val="EndNoteBibliography"/>
        <w:spacing w:after="0" w:line="480" w:lineRule="auto"/>
        <w:rPr>
          <w:rFonts w:ascii="Times New Roman" w:hAnsi="Times New Roman" w:cs="Times New Roman"/>
          <w:sz w:val="24"/>
          <w:szCs w:val="24"/>
          <w:lang w:val="nl-NL"/>
        </w:rPr>
      </w:pPr>
      <w:r w:rsidRPr="00B70217">
        <w:rPr>
          <w:rFonts w:ascii="Times New Roman" w:hAnsi="Times New Roman" w:cs="Times New Roman"/>
          <w:sz w:val="24"/>
          <w:szCs w:val="24"/>
        </w:rPr>
        <w:t>21.</w:t>
      </w:r>
      <w:r w:rsidRPr="00B70217">
        <w:rPr>
          <w:rFonts w:ascii="Times New Roman" w:hAnsi="Times New Roman" w:cs="Times New Roman"/>
          <w:sz w:val="24"/>
          <w:szCs w:val="24"/>
        </w:rPr>
        <w:tab/>
        <w:t xml:space="preserve">Margonis GA, Andreatos N, Kreis ME, et al. The Interplay of Primary Tumor Location and KRAS Mutation Status in Patients with Synchronous Colorectal Cancer Liver Metastases: Current Data and Unanswered Questions. </w:t>
      </w:r>
      <w:r w:rsidRPr="00185D69">
        <w:rPr>
          <w:rFonts w:ascii="Times New Roman" w:hAnsi="Times New Roman" w:cs="Times New Roman"/>
          <w:i/>
          <w:sz w:val="24"/>
          <w:szCs w:val="24"/>
          <w:lang w:val="nl-NL"/>
        </w:rPr>
        <w:t>Ann Surg Oncol</w:t>
      </w:r>
      <w:r w:rsidRPr="00185D69">
        <w:rPr>
          <w:rFonts w:ascii="Times New Roman" w:hAnsi="Times New Roman" w:cs="Times New Roman"/>
          <w:sz w:val="24"/>
          <w:szCs w:val="24"/>
          <w:lang w:val="nl-NL"/>
        </w:rPr>
        <w:t>. 2020;27:4864-4866.</w:t>
      </w:r>
    </w:p>
    <w:p w14:paraId="2A5ECBEE" w14:textId="77777777" w:rsidR="00654B2D" w:rsidRPr="00B70217" w:rsidRDefault="00654B2D" w:rsidP="00654B2D">
      <w:pPr>
        <w:pStyle w:val="EndNoteBibliography"/>
        <w:spacing w:line="480" w:lineRule="auto"/>
        <w:rPr>
          <w:rFonts w:ascii="Times New Roman" w:hAnsi="Times New Roman" w:cs="Times New Roman"/>
          <w:sz w:val="24"/>
          <w:szCs w:val="24"/>
        </w:rPr>
      </w:pPr>
      <w:r w:rsidRPr="00185D69">
        <w:rPr>
          <w:rFonts w:ascii="Times New Roman" w:hAnsi="Times New Roman" w:cs="Times New Roman"/>
          <w:sz w:val="24"/>
          <w:szCs w:val="24"/>
          <w:lang w:val="nl-NL"/>
        </w:rPr>
        <w:t>22.</w:t>
      </w:r>
      <w:r w:rsidRPr="00185D69">
        <w:rPr>
          <w:rFonts w:ascii="Times New Roman" w:hAnsi="Times New Roman" w:cs="Times New Roman"/>
          <w:sz w:val="24"/>
          <w:szCs w:val="24"/>
          <w:lang w:val="nl-NL"/>
        </w:rPr>
        <w:tab/>
        <w:t xml:space="preserve">Liu W, Zhang W, Xu Y, et al. </w:t>
      </w:r>
      <w:r w:rsidRPr="00B70217">
        <w:rPr>
          <w:rFonts w:ascii="Times New Roman" w:hAnsi="Times New Roman" w:cs="Times New Roman"/>
          <w:sz w:val="24"/>
          <w:szCs w:val="24"/>
        </w:rPr>
        <w:t xml:space="preserve">A Prognostic Scoring System to Predict Survival Outcome of Resectable Colorectal Liver Metastases in this Modern Era. </w:t>
      </w:r>
      <w:r w:rsidRPr="00B70217">
        <w:rPr>
          <w:rFonts w:ascii="Times New Roman" w:hAnsi="Times New Roman" w:cs="Times New Roman"/>
          <w:i/>
          <w:sz w:val="24"/>
          <w:szCs w:val="24"/>
        </w:rPr>
        <w:t>Ann Surg Oncol</w:t>
      </w:r>
      <w:r w:rsidRPr="00B70217">
        <w:rPr>
          <w:rFonts w:ascii="Times New Roman" w:hAnsi="Times New Roman" w:cs="Times New Roman"/>
          <w:sz w:val="24"/>
          <w:szCs w:val="24"/>
        </w:rPr>
        <w:t>. 2021.</w:t>
      </w:r>
    </w:p>
    <w:p w14:paraId="41FC6C5E" w14:textId="55FC2615" w:rsidR="00352390" w:rsidRPr="00B70217" w:rsidRDefault="004A348B" w:rsidP="00654B2D">
      <w:pPr>
        <w:spacing w:line="480" w:lineRule="auto"/>
        <w:rPr>
          <w:rFonts w:ascii="Times New Roman" w:hAnsi="Times New Roman" w:cs="Times New Roman"/>
          <w:sz w:val="24"/>
          <w:szCs w:val="24"/>
        </w:rPr>
      </w:pPr>
      <w:r w:rsidRPr="00B70217">
        <w:rPr>
          <w:rFonts w:ascii="Times New Roman" w:hAnsi="Times New Roman" w:cs="Times New Roman"/>
          <w:sz w:val="24"/>
          <w:szCs w:val="24"/>
        </w:rPr>
        <w:fldChar w:fldCharType="end"/>
      </w:r>
    </w:p>
    <w:p w14:paraId="454DD82F" w14:textId="77777777" w:rsidR="00352390" w:rsidRPr="00B70217" w:rsidRDefault="00352390">
      <w:pPr>
        <w:rPr>
          <w:rFonts w:ascii="Times New Roman" w:hAnsi="Times New Roman" w:cs="Times New Roman"/>
          <w:sz w:val="24"/>
          <w:szCs w:val="24"/>
        </w:rPr>
      </w:pPr>
      <w:r w:rsidRPr="00B70217">
        <w:rPr>
          <w:rFonts w:ascii="Times New Roman" w:hAnsi="Times New Roman" w:cs="Times New Roman"/>
          <w:sz w:val="24"/>
          <w:szCs w:val="24"/>
        </w:rPr>
        <w:br w:type="page"/>
      </w:r>
    </w:p>
    <w:p w14:paraId="359CA895" w14:textId="6288EFE0" w:rsidR="00071AC7" w:rsidRPr="00B70217" w:rsidRDefault="00352390" w:rsidP="00654B2D">
      <w:pPr>
        <w:spacing w:line="480" w:lineRule="auto"/>
        <w:rPr>
          <w:rFonts w:ascii="Times New Roman" w:hAnsi="Times New Roman" w:cs="Times New Roman"/>
          <w:b/>
          <w:bCs/>
          <w:sz w:val="24"/>
          <w:szCs w:val="24"/>
        </w:rPr>
      </w:pPr>
      <w:r w:rsidRPr="00B70217">
        <w:rPr>
          <w:rFonts w:ascii="Times New Roman" w:hAnsi="Times New Roman" w:cs="Times New Roman"/>
          <w:b/>
          <w:bCs/>
          <w:sz w:val="24"/>
          <w:szCs w:val="24"/>
        </w:rPr>
        <w:lastRenderedPageBreak/>
        <w:t>Figure legends</w:t>
      </w:r>
    </w:p>
    <w:p w14:paraId="69050F27" w14:textId="10500FD5" w:rsidR="00645427" w:rsidRDefault="00645427" w:rsidP="00654B2D">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Figure 1. </w:t>
      </w:r>
      <w:r w:rsidR="00E81124" w:rsidRPr="00E81124">
        <w:rPr>
          <w:rFonts w:ascii="Times New Roman" w:hAnsi="Times New Roman" w:cs="Times New Roman"/>
          <w:sz w:val="24"/>
          <w:szCs w:val="24"/>
        </w:rPr>
        <w:t xml:space="preserve">Overview of </w:t>
      </w:r>
      <w:r w:rsidR="00E81124">
        <w:rPr>
          <w:rFonts w:ascii="Times New Roman" w:hAnsi="Times New Roman" w:cs="Times New Roman"/>
          <w:sz w:val="24"/>
          <w:szCs w:val="24"/>
        </w:rPr>
        <w:t>s</w:t>
      </w:r>
      <w:r w:rsidR="00E81124" w:rsidRPr="00E81124">
        <w:rPr>
          <w:rFonts w:ascii="Times New Roman" w:hAnsi="Times New Roman" w:cs="Times New Roman"/>
          <w:sz w:val="24"/>
          <w:szCs w:val="24"/>
        </w:rPr>
        <w:t xml:space="preserve">tudy </w:t>
      </w:r>
      <w:r w:rsidR="00E81124">
        <w:rPr>
          <w:rFonts w:ascii="Times New Roman" w:hAnsi="Times New Roman" w:cs="Times New Roman"/>
          <w:sz w:val="24"/>
          <w:szCs w:val="24"/>
        </w:rPr>
        <w:t>s</w:t>
      </w:r>
      <w:r w:rsidR="00E81124" w:rsidRPr="00E81124">
        <w:rPr>
          <w:rFonts w:ascii="Times New Roman" w:hAnsi="Times New Roman" w:cs="Times New Roman"/>
          <w:sz w:val="24"/>
          <w:szCs w:val="24"/>
        </w:rPr>
        <w:t xml:space="preserve">earch and </w:t>
      </w:r>
      <w:r w:rsidR="00E81124">
        <w:rPr>
          <w:rFonts w:ascii="Times New Roman" w:hAnsi="Times New Roman" w:cs="Times New Roman"/>
          <w:sz w:val="24"/>
          <w:szCs w:val="24"/>
        </w:rPr>
        <w:t>s</w:t>
      </w:r>
      <w:r w:rsidR="00E81124" w:rsidRPr="00E81124">
        <w:rPr>
          <w:rFonts w:ascii="Times New Roman" w:hAnsi="Times New Roman" w:cs="Times New Roman"/>
          <w:sz w:val="24"/>
          <w:szCs w:val="24"/>
        </w:rPr>
        <w:t>election</w:t>
      </w:r>
    </w:p>
    <w:p w14:paraId="1DFD8C0C" w14:textId="41976B88" w:rsidR="009A73C1" w:rsidRPr="00B70217" w:rsidRDefault="009A73C1" w:rsidP="00654B2D">
      <w:pPr>
        <w:spacing w:line="480" w:lineRule="auto"/>
        <w:rPr>
          <w:rFonts w:ascii="Times New Roman" w:hAnsi="Times New Roman" w:cs="Times New Roman"/>
          <w:sz w:val="24"/>
          <w:szCs w:val="24"/>
        </w:rPr>
      </w:pPr>
      <w:r w:rsidRPr="00B70217">
        <w:rPr>
          <w:rFonts w:ascii="Times New Roman" w:hAnsi="Times New Roman" w:cs="Times New Roman"/>
          <w:b/>
          <w:bCs/>
          <w:sz w:val="24"/>
          <w:szCs w:val="24"/>
        </w:rPr>
        <w:t xml:space="preserve">Figure </w:t>
      </w:r>
      <w:r w:rsidR="00645427">
        <w:rPr>
          <w:rFonts w:ascii="Times New Roman" w:hAnsi="Times New Roman" w:cs="Times New Roman"/>
          <w:b/>
          <w:bCs/>
          <w:sz w:val="24"/>
          <w:szCs w:val="24"/>
        </w:rPr>
        <w:t>2</w:t>
      </w:r>
      <w:r w:rsidRPr="00B70217">
        <w:rPr>
          <w:rFonts w:ascii="Times New Roman" w:hAnsi="Times New Roman" w:cs="Times New Roman"/>
          <w:sz w:val="24"/>
          <w:szCs w:val="24"/>
        </w:rPr>
        <w:t xml:space="preserve">. </w:t>
      </w:r>
      <w:r w:rsidRPr="00B70217">
        <w:rPr>
          <w:rFonts w:ascii="Times New Roman" w:hAnsi="Times New Roman" w:cs="Times New Roman"/>
          <w:b/>
          <w:bCs/>
          <w:sz w:val="24"/>
          <w:szCs w:val="24"/>
        </w:rPr>
        <w:t>(A)</w:t>
      </w:r>
      <w:r w:rsidRPr="00B70217">
        <w:rPr>
          <w:rFonts w:ascii="Times New Roman" w:hAnsi="Times New Roman" w:cs="Times New Roman"/>
          <w:sz w:val="24"/>
          <w:szCs w:val="24"/>
        </w:rPr>
        <w:t xml:space="preserve"> Forest plot for right vs left (with rectum) in patients with KRAS mutated </w:t>
      </w:r>
      <w:proofErr w:type="spellStart"/>
      <w:r w:rsidRPr="00B70217">
        <w:rPr>
          <w:rFonts w:ascii="Times New Roman" w:hAnsi="Times New Roman" w:cs="Times New Roman"/>
          <w:sz w:val="24"/>
          <w:szCs w:val="24"/>
        </w:rPr>
        <w:t>tumors</w:t>
      </w:r>
      <w:proofErr w:type="spellEnd"/>
      <w:r w:rsidRPr="00B70217">
        <w:rPr>
          <w:rFonts w:ascii="Times New Roman" w:hAnsi="Times New Roman" w:cs="Times New Roman"/>
          <w:sz w:val="24"/>
          <w:szCs w:val="24"/>
        </w:rPr>
        <w:t xml:space="preserve">, </w:t>
      </w:r>
      <w:r w:rsidRPr="00B70217">
        <w:rPr>
          <w:rFonts w:ascii="Times New Roman" w:hAnsi="Times New Roman" w:cs="Times New Roman"/>
          <w:b/>
          <w:bCs/>
          <w:sz w:val="24"/>
          <w:szCs w:val="24"/>
        </w:rPr>
        <w:t>(B)</w:t>
      </w:r>
      <w:r w:rsidRPr="00B70217">
        <w:rPr>
          <w:rFonts w:ascii="Times New Roman" w:hAnsi="Times New Roman" w:cs="Times New Roman"/>
          <w:sz w:val="24"/>
          <w:szCs w:val="24"/>
        </w:rPr>
        <w:t xml:space="preserve"> Forest plot for right vs left (with rectum) in patients with KRAS wild type </w:t>
      </w:r>
      <w:proofErr w:type="spellStart"/>
      <w:r w:rsidRPr="00B70217">
        <w:rPr>
          <w:rFonts w:ascii="Times New Roman" w:hAnsi="Times New Roman" w:cs="Times New Roman"/>
          <w:sz w:val="24"/>
          <w:szCs w:val="24"/>
        </w:rPr>
        <w:t>tumors</w:t>
      </w:r>
      <w:proofErr w:type="spellEnd"/>
    </w:p>
    <w:p w14:paraId="5DE04D3B" w14:textId="44DDAED6" w:rsidR="009A73C1" w:rsidRPr="00B70217" w:rsidRDefault="009A73C1" w:rsidP="00654B2D">
      <w:pPr>
        <w:spacing w:line="480" w:lineRule="auto"/>
        <w:rPr>
          <w:rFonts w:ascii="Times New Roman" w:hAnsi="Times New Roman" w:cs="Times New Roman"/>
          <w:sz w:val="24"/>
          <w:szCs w:val="24"/>
        </w:rPr>
      </w:pPr>
      <w:r w:rsidRPr="00B70217">
        <w:rPr>
          <w:rFonts w:ascii="Times New Roman" w:hAnsi="Times New Roman" w:cs="Times New Roman"/>
          <w:b/>
          <w:bCs/>
          <w:sz w:val="24"/>
          <w:szCs w:val="24"/>
        </w:rPr>
        <w:t xml:space="preserve">Figure </w:t>
      </w:r>
      <w:r w:rsidR="00645427">
        <w:rPr>
          <w:rFonts w:ascii="Times New Roman" w:hAnsi="Times New Roman" w:cs="Times New Roman"/>
          <w:b/>
          <w:bCs/>
          <w:sz w:val="24"/>
          <w:szCs w:val="24"/>
        </w:rPr>
        <w:t>3</w:t>
      </w:r>
      <w:r w:rsidRPr="00B70217">
        <w:rPr>
          <w:rFonts w:ascii="Times New Roman" w:hAnsi="Times New Roman" w:cs="Times New Roman"/>
          <w:sz w:val="24"/>
          <w:szCs w:val="24"/>
        </w:rPr>
        <w:t xml:space="preserve">. </w:t>
      </w:r>
      <w:r w:rsidRPr="00B70217">
        <w:rPr>
          <w:rFonts w:ascii="Times New Roman" w:hAnsi="Times New Roman" w:cs="Times New Roman"/>
          <w:b/>
          <w:bCs/>
          <w:sz w:val="24"/>
          <w:szCs w:val="24"/>
        </w:rPr>
        <w:t>(A)</w:t>
      </w:r>
      <w:r w:rsidRPr="00B70217">
        <w:rPr>
          <w:rFonts w:ascii="Times New Roman" w:hAnsi="Times New Roman" w:cs="Times New Roman"/>
          <w:sz w:val="24"/>
          <w:szCs w:val="24"/>
        </w:rPr>
        <w:t xml:space="preserve"> Forest plot for right vs left (without rectum) in patients with KRAS mutated </w:t>
      </w:r>
      <w:proofErr w:type="spellStart"/>
      <w:r w:rsidRPr="00B70217">
        <w:rPr>
          <w:rFonts w:ascii="Times New Roman" w:hAnsi="Times New Roman" w:cs="Times New Roman"/>
          <w:sz w:val="24"/>
          <w:szCs w:val="24"/>
        </w:rPr>
        <w:t>tumors</w:t>
      </w:r>
      <w:proofErr w:type="spellEnd"/>
      <w:r w:rsidRPr="00B70217">
        <w:rPr>
          <w:rFonts w:ascii="Times New Roman" w:hAnsi="Times New Roman" w:cs="Times New Roman"/>
          <w:sz w:val="24"/>
          <w:szCs w:val="24"/>
        </w:rPr>
        <w:t xml:space="preserve">, </w:t>
      </w:r>
      <w:r w:rsidRPr="00B70217">
        <w:rPr>
          <w:rFonts w:ascii="Times New Roman" w:hAnsi="Times New Roman" w:cs="Times New Roman"/>
          <w:b/>
          <w:bCs/>
          <w:sz w:val="24"/>
          <w:szCs w:val="24"/>
        </w:rPr>
        <w:t>(B)</w:t>
      </w:r>
      <w:r w:rsidRPr="00B70217">
        <w:rPr>
          <w:rFonts w:ascii="Times New Roman" w:hAnsi="Times New Roman" w:cs="Times New Roman"/>
          <w:sz w:val="24"/>
          <w:szCs w:val="24"/>
        </w:rPr>
        <w:t xml:space="preserve"> Forest plot for right vs left (without rectum) in patients with KRAS wild type </w:t>
      </w:r>
      <w:proofErr w:type="spellStart"/>
      <w:r w:rsidRPr="00B70217">
        <w:rPr>
          <w:rFonts w:ascii="Times New Roman" w:hAnsi="Times New Roman" w:cs="Times New Roman"/>
          <w:sz w:val="24"/>
          <w:szCs w:val="24"/>
        </w:rPr>
        <w:t>tumors</w:t>
      </w:r>
      <w:proofErr w:type="spellEnd"/>
    </w:p>
    <w:p w14:paraId="3A6754D8" w14:textId="336F9C14" w:rsidR="00352390" w:rsidRPr="00B70217" w:rsidRDefault="004F27D2" w:rsidP="00654B2D">
      <w:pPr>
        <w:spacing w:line="480" w:lineRule="auto"/>
        <w:rPr>
          <w:rFonts w:ascii="Times New Roman" w:hAnsi="Times New Roman" w:cs="Times New Roman"/>
          <w:sz w:val="24"/>
          <w:szCs w:val="24"/>
        </w:rPr>
      </w:pPr>
      <w:r w:rsidRPr="00B70217">
        <w:rPr>
          <w:rFonts w:ascii="Times New Roman" w:hAnsi="Times New Roman" w:cs="Times New Roman"/>
          <w:b/>
          <w:bCs/>
          <w:sz w:val="24"/>
          <w:szCs w:val="24"/>
        </w:rPr>
        <w:t xml:space="preserve">Figure </w:t>
      </w:r>
      <w:r w:rsidR="00645427">
        <w:rPr>
          <w:rFonts w:ascii="Times New Roman" w:hAnsi="Times New Roman" w:cs="Times New Roman"/>
          <w:b/>
          <w:bCs/>
          <w:sz w:val="24"/>
          <w:szCs w:val="24"/>
        </w:rPr>
        <w:t>4</w:t>
      </w:r>
      <w:r w:rsidRPr="00B70217">
        <w:rPr>
          <w:rFonts w:ascii="Times New Roman" w:hAnsi="Times New Roman" w:cs="Times New Roman"/>
          <w:sz w:val="24"/>
          <w:szCs w:val="24"/>
        </w:rPr>
        <w:t xml:space="preserve">. Forest plot for KRAS </w:t>
      </w:r>
      <w:proofErr w:type="spellStart"/>
      <w:r w:rsidRPr="00B70217">
        <w:rPr>
          <w:rFonts w:ascii="Times New Roman" w:hAnsi="Times New Roman" w:cs="Times New Roman"/>
          <w:sz w:val="24"/>
          <w:szCs w:val="24"/>
        </w:rPr>
        <w:t>sideness</w:t>
      </w:r>
      <w:proofErr w:type="spellEnd"/>
      <w:r w:rsidRPr="00B70217">
        <w:rPr>
          <w:rFonts w:ascii="Times New Roman" w:hAnsi="Times New Roman" w:cs="Times New Roman"/>
          <w:sz w:val="24"/>
          <w:szCs w:val="24"/>
        </w:rPr>
        <w:t xml:space="preserve"> interaction terms (Left includes Rectum </w:t>
      </w:r>
      <w:proofErr w:type="spellStart"/>
      <w:r w:rsidRPr="00B70217">
        <w:rPr>
          <w:rFonts w:ascii="Times New Roman" w:hAnsi="Times New Roman" w:cs="Times New Roman"/>
          <w:sz w:val="24"/>
          <w:szCs w:val="24"/>
        </w:rPr>
        <w:t>tumors</w:t>
      </w:r>
      <w:proofErr w:type="spellEnd"/>
      <w:r w:rsidRPr="00B70217">
        <w:rPr>
          <w:rFonts w:ascii="Times New Roman" w:hAnsi="Times New Roman" w:cs="Times New Roman"/>
          <w:sz w:val="24"/>
          <w:szCs w:val="24"/>
        </w:rPr>
        <w:t>)</w:t>
      </w:r>
    </w:p>
    <w:p w14:paraId="11885F0D" w14:textId="7366960D" w:rsidR="004F27D2" w:rsidRDefault="004F27D2" w:rsidP="00654B2D">
      <w:pPr>
        <w:spacing w:line="480" w:lineRule="auto"/>
        <w:rPr>
          <w:rFonts w:ascii="Times New Roman" w:hAnsi="Times New Roman" w:cs="Times New Roman"/>
          <w:sz w:val="24"/>
          <w:szCs w:val="24"/>
        </w:rPr>
      </w:pPr>
      <w:r w:rsidRPr="00B70217">
        <w:rPr>
          <w:rFonts w:ascii="Times New Roman" w:hAnsi="Times New Roman" w:cs="Times New Roman"/>
          <w:b/>
          <w:bCs/>
          <w:sz w:val="24"/>
          <w:szCs w:val="24"/>
        </w:rPr>
        <w:t xml:space="preserve">Figure </w:t>
      </w:r>
      <w:r w:rsidR="00645427">
        <w:rPr>
          <w:rFonts w:ascii="Times New Roman" w:hAnsi="Times New Roman" w:cs="Times New Roman"/>
          <w:b/>
          <w:bCs/>
          <w:sz w:val="24"/>
          <w:szCs w:val="24"/>
        </w:rPr>
        <w:t>5</w:t>
      </w:r>
      <w:r w:rsidRPr="00B70217">
        <w:rPr>
          <w:rFonts w:ascii="Times New Roman" w:hAnsi="Times New Roman" w:cs="Times New Roman"/>
          <w:sz w:val="24"/>
          <w:szCs w:val="24"/>
        </w:rPr>
        <w:t xml:space="preserve">. Forest plot for KRAS </w:t>
      </w:r>
      <w:proofErr w:type="spellStart"/>
      <w:r w:rsidRPr="00B70217">
        <w:rPr>
          <w:rFonts w:ascii="Times New Roman" w:hAnsi="Times New Roman" w:cs="Times New Roman"/>
          <w:sz w:val="24"/>
          <w:szCs w:val="24"/>
        </w:rPr>
        <w:t>sideness</w:t>
      </w:r>
      <w:proofErr w:type="spellEnd"/>
      <w:r w:rsidRPr="00B70217">
        <w:rPr>
          <w:rFonts w:ascii="Times New Roman" w:hAnsi="Times New Roman" w:cs="Times New Roman"/>
          <w:sz w:val="24"/>
          <w:szCs w:val="24"/>
        </w:rPr>
        <w:t xml:space="preserve"> interaction terms (Left does not include Rectum </w:t>
      </w:r>
      <w:proofErr w:type="spellStart"/>
      <w:r w:rsidRPr="00B70217">
        <w:rPr>
          <w:rFonts w:ascii="Times New Roman" w:hAnsi="Times New Roman" w:cs="Times New Roman"/>
          <w:sz w:val="24"/>
          <w:szCs w:val="24"/>
        </w:rPr>
        <w:t>tumors</w:t>
      </w:r>
      <w:proofErr w:type="spellEnd"/>
      <w:r w:rsidRPr="00B70217">
        <w:rPr>
          <w:rFonts w:ascii="Times New Roman" w:hAnsi="Times New Roman" w:cs="Times New Roman"/>
          <w:sz w:val="24"/>
          <w:szCs w:val="24"/>
        </w:rPr>
        <w:t>)</w:t>
      </w:r>
    </w:p>
    <w:p w14:paraId="3DC0D66D" w14:textId="77777777" w:rsidR="00A91087" w:rsidRDefault="00A91087" w:rsidP="00654B2D">
      <w:pPr>
        <w:spacing w:line="480" w:lineRule="auto"/>
        <w:rPr>
          <w:rFonts w:ascii="Times New Roman" w:hAnsi="Times New Roman" w:cs="Times New Roman"/>
          <w:sz w:val="24"/>
          <w:szCs w:val="24"/>
        </w:rPr>
      </w:pPr>
    </w:p>
    <w:p w14:paraId="10145A21" w14:textId="77777777" w:rsidR="00D96D3D" w:rsidRDefault="00D96D3D">
      <w:pPr>
        <w:rPr>
          <w:rFonts w:ascii="Times New Roman" w:hAnsi="Times New Roman" w:cs="Times New Roman"/>
          <w:sz w:val="24"/>
          <w:szCs w:val="24"/>
        </w:rPr>
      </w:pPr>
    </w:p>
    <w:p w14:paraId="5CE23159" w14:textId="77777777" w:rsidR="00D96D3D" w:rsidRDefault="00D96D3D">
      <w:pPr>
        <w:rPr>
          <w:rFonts w:ascii="Times New Roman" w:hAnsi="Times New Roman" w:cs="Times New Roman"/>
          <w:sz w:val="24"/>
          <w:szCs w:val="24"/>
        </w:rPr>
      </w:pPr>
    </w:p>
    <w:p w14:paraId="52E0C29E" w14:textId="77777777" w:rsidR="00D96D3D" w:rsidRDefault="00D96D3D">
      <w:pPr>
        <w:rPr>
          <w:rFonts w:ascii="Times New Roman" w:hAnsi="Times New Roman" w:cs="Times New Roman"/>
          <w:sz w:val="24"/>
          <w:szCs w:val="24"/>
        </w:rPr>
      </w:pPr>
    </w:p>
    <w:p w14:paraId="26F42659" w14:textId="77777777" w:rsidR="00D96D3D" w:rsidRDefault="00D96D3D">
      <w:pPr>
        <w:rPr>
          <w:rFonts w:ascii="Times New Roman" w:hAnsi="Times New Roman" w:cs="Times New Roman"/>
          <w:sz w:val="24"/>
          <w:szCs w:val="24"/>
        </w:rPr>
      </w:pPr>
    </w:p>
    <w:p w14:paraId="00EAAF8C" w14:textId="77777777" w:rsidR="00D96D3D" w:rsidRDefault="00D96D3D">
      <w:pPr>
        <w:rPr>
          <w:rFonts w:ascii="Times New Roman" w:hAnsi="Times New Roman" w:cs="Times New Roman"/>
          <w:sz w:val="24"/>
          <w:szCs w:val="24"/>
        </w:rPr>
      </w:pPr>
    </w:p>
    <w:p w14:paraId="02F0CE4C" w14:textId="77777777" w:rsidR="00D96D3D" w:rsidRDefault="00D96D3D">
      <w:pPr>
        <w:rPr>
          <w:rFonts w:ascii="Times New Roman" w:hAnsi="Times New Roman" w:cs="Times New Roman"/>
          <w:sz w:val="24"/>
          <w:szCs w:val="24"/>
        </w:rPr>
      </w:pPr>
    </w:p>
    <w:p w14:paraId="50FD442C" w14:textId="77777777" w:rsidR="00D96D3D" w:rsidRDefault="00D96D3D">
      <w:pPr>
        <w:rPr>
          <w:rFonts w:ascii="Times New Roman" w:hAnsi="Times New Roman" w:cs="Times New Roman"/>
          <w:sz w:val="24"/>
          <w:szCs w:val="24"/>
        </w:rPr>
      </w:pPr>
    </w:p>
    <w:p w14:paraId="235E5253" w14:textId="77777777" w:rsidR="00D96D3D" w:rsidRDefault="00D96D3D">
      <w:pPr>
        <w:rPr>
          <w:rFonts w:ascii="Times New Roman" w:hAnsi="Times New Roman" w:cs="Times New Roman"/>
          <w:sz w:val="24"/>
          <w:szCs w:val="24"/>
        </w:rPr>
      </w:pPr>
    </w:p>
    <w:p w14:paraId="4719283E" w14:textId="77777777" w:rsidR="00D96D3D" w:rsidRDefault="00D96D3D">
      <w:pPr>
        <w:rPr>
          <w:rFonts w:ascii="Times New Roman" w:hAnsi="Times New Roman" w:cs="Times New Roman"/>
          <w:sz w:val="24"/>
          <w:szCs w:val="24"/>
        </w:rPr>
      </w:pPr>
    </w:p>
    <w:p w14:paraId="78AF3E7D" w14:textId="77777777" w:rsidR="00D96D3D" w:rsidRDefault="00D96D3D">
      <w:pPr>
        <w:rPr>
          <w:rFonts w:ascii="Times New Roman" w:hAnsi="Times New Roman" w:cs="Times New Roman"/>
          <w:sz w:val="24"/>
          <w:szCs w:val="24"/>
        </w:rPr>
      </w:pPr>
    </w:p>
    <w:p w14:paraId="0EEABFDF" w14:textId="77777777" w:rsidR="00D96D3D" w:rsidRDefault="00D96D3D">
      <w:pPr>
        <w:rPr>
          <w:rFonts w:ascii="Times New Roman" w:hAnsi="Times New Roman" w:cs="Times New Roman"/>
          <w:sz w:val="24"/>
          <w:szCs w:val="24"/>
        </w:rPr>
      </w:pPr>
    </w:p>
    <w:p w14:paraId="5CD2059C" w14:textId="77777777" w:rsidR="00D96D3D" w:rsidRDefault="00D96D3D">
      <w:pPr>
        <w:rPr>
          <w:rFonts w:ascii="Times New Roman" w:hAnsi="Times New Roman" w:cs="Times New Roman"/>
          <w:sz w:val="24"/>
          <w:szCs w:val="24"/>
        </w:rPr>
      </w:pPr>
    </w:p>
    <w:p w14:paraId="057BC43A" w14:textId="77777777" w:rsidR="00D96D3D" w:rsidRDefault="00D96D3D">
      <w:pPr>
        <w:rPr>
          <w:rFonts w:ascii="Times New Roman" w:hAnsi="Times New Roman" w:cs="Times New Roman"/>
          <w:sz w:val="24"/>
          <w:szCs w:val="24"/>
        </w:rPr>
      </w:pPr>
    </w:p>
    <w:p w14:paraId="072A63B8" w14:textId="77777777" w:rsidR="00D96D3D" w:rsidRDefault="00D96D3D">
      <w:pPr>
        <w:rPr>
          <w:rFonts w:ascii="Times New Roman" w:hAnsi="Times New Roman" w:cs="Times New Roman"/>
          <w:sz w:val="24"/>
          <w:szCs w:val="24"/>
        </w:rPr>
      </w:pPr>
    </w:p>
    <w:p w14:paraId="00B9DF24" w14:textId="118CB2FE" w:rsidR="00D96D3D" w:rsidRDefault="00D96D3D" w:rsidP="00D96D3D">
      <w:pPr>
        <w:rPr>
          <w:rFonts w:ascii="Times New Roman" w:hAnsi="Times New Roman" w:cs="Times New Roman"/>
          <w:bCs/>
          <w:sz w:val="24"/>
          <w:szCs w:val="24"/>
        </w:rPr>
      </w:pPr>
    </w:p>
    <w:p w14:paraId="0F47F045" w14:textId="77777777" w:rsidR="00A91087" w:rsidRDefault="00A91087" w:rsidP="00A91087">
      <w:pPr>
        <w:rPr>
          <w:rFonts w:ascii="Times New Roman" w:hAnsi="Times New Roman" w:cs="Times New Roman"/>
          <w:sz w:val="24"/>
          <w:szCs w:val="24"/>
        </w:rPr>
        <w:sectPr w:rsidR="00A91087" w:rsidSect="00A91087">
          <w:footerReference w:type="default" r:id="rId13"/>
          <w:pgSz w:w="11906" w:h="16838"/>
          <w:pgMar w:top="1440" w:right="1440" w:bottom="1440" w:left="1440" w:header="706" w:footer="706" w:gutter="0"/>
          <w:cols w:space="708"/>
          <w:docGrid w:linePitch="360"/>
        </w:sectPr>
      </w:pPr>
    </w:p>
    <w:tbl>
      <w:tblPr>
        <w:tblStyle w:val="TableGrid"/>
        <w:tblpPr w:leftFromText="180" w:rightFromText="180" w:vertAnchor="page" w:horzAnchor="margin" w:tblpY="1141"/>
        <w:tblW w:w="15215" w:type="dxa"/>
        <w:tblLook w:val="04A0" w:firstRow="1" w:lastRow="0" w:firstColumn="1" w:lastColumn="0" w:noHBand="0" w:noVBand="1"/>
      </w:tblPr>
      <w:tblGrid>
        <w:gridCol w:w="1390"/>
        <w:gridCol w:w="806"/>
        <w:gridCol w:w="730"/>
        <w:gridCol w:w="806"/>
        <w:gridCol w:w="730"/>
        <w:gridCol w:w="806"/>
        <w:gridCol w:w="730"/>
        <w:gridCol w:w="727"/>
        <w:gridCol w:w="30"/>
        <w:gridCol w:w="30"/>
        <w:gridCol w:w="749"/>
        <w:gridCol w:w="750"/>
        <w:gridCol w:w="24"/>
        <w:gridCol w:w="24"/>
        <w:gridCol w:w="738"/>
        <w:gridCol w:w="750"/>
        <w:gridCol w:w="786"/>
        <w:gridCol w:w="735"/>
        <w:gridCol w:w="21"/>
        <w:gridCol w:w="12"/>
        <w:gridCol w:w="769"/>
        <w:gridCol w:w="838"/>
        <w:gridCol w:w="698"/>
        <w:gridCol w:w="840"/>
        <w:gridCol w:w="696"/>
      </w:tblGrid>
      <w:tr w:rsidR="002A6285" w:rsidRPr="00605121" w14:paraId="0A43543B" w14:textId="77777777" w:rsidTr="002A6285">
        <w:trPr>
          <w:trHeight w:val="440"/>
        </w:trPr>
        <w:tc>
          <w:tcPr>
            <w:tcW w:w="15215" w:type="dxa"/>
            <w:gridSpan w:val="25"/>
          </w:tcPr>
          <w:p w14:paraId="3A1D1F37" w14:textId="1596B838" w:rsidR="002A6285" w:rsidRDefault="002A6285" w:rsidP="002A6285">
            <w:pPr>
              <w:spacing w:line="360" w:lineRule="auto"/>
              <w:rPr>
                <w:rFonts w:ascii="Times New Roman" w:hAnsi="Times New Roman" w:cs="Times New Roman"/>
                <w:b/>
                <w:bCs/>
                <w:sz w:val="24"/>
                <w:szCs w:val="24"/>
              </w:rPr>
            </w:pPr>
            <w:r w:rsidRPr="002A6285">
              <w:rPr>
                <w:rFonts w:ascii="Times New Roman" w:hAnsi="Times New Roman" w:cs="Times New Roman"/>
                <w:b/>
                <w:bCs/>
                <w:sz w:val="24"/>
                <w:szCs w:val="24"/>
              </w:rPr>
              <w:lastRenderedPageBreak/>
              <w:t>Table 1. Study characteristics and variable of interest</w:t>
            </w:r>
            <w:r>
              <w:rPr>
                <w:rFonts w:ascii="Times New Roman" w:hAnsi="Times New Roman" w:cs="Times New Roman"/>
                <w:b/>
                <w:bCs/>
                <w:sz w:val="24"/>
                <w:szCs w:val="24"/>
              </w:rPr>
              <w:t>.</w:t>
            </w:r>
          </w:p>
        </w:tc>
      </w:tr>
      <w:tr w:rsidR="00A91087" w:rsidRPr="00605121" w14:paraId="49DD4329" w14:textId="77777777" w:rsidTr="00A91087">
        <w:trPr>
          <w:trHeight w:val="719"/>
        </w:trPr>
        <w:tc>
          <w:tcPr>
            <w:tcW w:w="1390" w:type="dxa"/>
          </w:tcPr>
          <w:p w14:paraId="6B7299EC" w14:textId="77777777" w:rsidR="00A91087" w:rsidRDefault="00A91087" w:rsidP="00A91087">
            <w:pPr>
              <w:spacing w:line="360" w:lineRule="auto"/>
              <w:jc w:val="center"/>
              <w:rPr>
                <w:rFonts w:ascii="Times New Roman" w:hAnsi="Times New Roman" w:cs="Times New Roman"/>
                <w:sz w:val="24"/>
                <w:szCs w:val="24"/>
              </w:rPr>
            </w:pPr>
          </w:p>
        </w:tc>
        <w:tc>
          <w:tcPr>
            <w:tcW w:w="1536" w:type="dxa"/>
            <w:gridSpan w:val="2"/>
          </w:tcPr>
          <w:p w14:paraId="2687EC32" w14:textId="77777777" w:rsidR="00A91087" w:rsidRPr="00504E66" w:rsidRDefault="00A91087" w:rsidP="00A91087">
            <w:pPr>
              <w:spacing w:line="360" w:lineRule="auto"/>
              <w:jc w:val="center"/>
              <w:rPr>
                <w:rFonts w:ascii="Times New Roman" w:hAnsi="Times New Roman" w:cs="Times New Roman"/>
                <w:b/>
                <w:bCs/>
                <w:sz w:val="24"/>
                <w:szCs w:val="24"/>
              </w:rPr>
            </w:pPr>
            <w:r w:rsidRPr="005F251B">
              <w:rPr>
                <w:rFonts w:ascii="Times New Roman" w:hAnsi="Times New Roman" w:cs="Times New Roman"/>
                <w:b/>
                <w:bCs/>
                <w:sz w:val="24"/>
                <w:szCs w:val="24"/>
              </w:rPr>
              <w:t>Yamashita</w:t>
            </w:r>
            <w:r>
              <w:rPr>
                <w:rFonts w:ascii="Times New Roman" w:hAnsi="Times New Roman" w:cs="Times New Roman"/>
                <w:b/>
                <w:bCs/>
                <w:sz w:val="24"/>
                <w:szCs w:val="24"/>
                <w:lang w:val="el-GR"/>
              </w:rPr>
              <w:t xml:space="preserve"> </w:t>
            </w:r>
            <w:r w:rsidRPr="00504E66">
              <w:rPr>
                <w:rFonts w:ascii="Times New Roman" w:hAnsi="Times New Roman" w:cs="Times New Roman"/>
                <w:b/>
                <w:bCs/>
                <w:sz w:val="24"/>
                <w:szCs w:val="24"/>
              </w:rPr>
              <w:t>et al.</w:t>
            </w:r>
          </w:p>
        </w:tc>
        <w:tc>
          <w:tcPr>
            <w:tcW w:w="1536" w:type="dxa"/>
            <w:gridSpan w:val="2"/>
          </w:tcPr>
          <w:p w14:paraId="477CFE93" w14:textId="77777777" w:rsidR="00A91087" w:rsidRPr="00504E66" w:rsidRDefault="00A91087" w:rsidP="00A91087">
            <w:pPr>
              <w:spacing w:line="360" w:lineRule="auto"/>
              <w:jc w:val="center"/>
              <w:rPr>
                <w:rFonts w:ascii="Times New Roman" w:hAnsi="Times New Roman" w:cs="Times New Roman"/>
                <w:b/>
                <w:bCs/>
                <w:sz w:val="24"/>
                <w:szCs w:val="24"/>
              </w:rPr>
            </w:pPr>
            <w:r w:rsidRPr="008F4668">
              <w:rPr>
                <w:rFonts w:ascii="Times New Roman" w:hAnsi="Times New Roman" w:cs="Times New Roman"/>
                <w:b/>
                <w:bCs/>
                <w:sz w:val="24"/>
                <w:szCs w:val="24"/>
              </w:rPr>
              <w:t>Wang et</w:t>
            </w:r>
            <w:r w:rsidRPr="00504E66">
              <w:rPr>
                <w:rFonts w:ascii="Times New Roman" w:hAnsi="Times New Roman" w:cs="Times New Roman"/>
                <w:b/>
                <w:bCs/>
                <w:sz w:val="24"/>
                <w:szCs w:val="24"/>
              </w:rPr>
              <w:t xml:space="preserve"> al.</w:t>
            </w:r>
          </w:p>
        </w:tc>
        <w:tc>
          <w:tcPr>
            <w:tcW w:w="1536" w:type="dxa"/>
            <w:gridSpan w:val="2"/>
          </w:tcPr>
          <w:p w14:paraId="213F2106" w14:textId="77777777" w:rsidR="00A91087" w:rsidRPr="00504E66" w:rsidRDefault="00A91087" w:rsidP="00A91087">
            <w:pPr>
              <w:spacing w:line="360" w:lineRule="auto"/>
              <w:jc w:val="center"/>
              <w:rPr>
                <w:rFonts w:ascii="Times New Roman" w:hAnsi="Times New Roman" w:cs="Times New Roman"/>
                <w:b/>
                <w:bCs/>
                <w:sz w:val="24"/>
                <w:szCs w:val="24"/>
              </w:rPr>
            </w:pPr>
            <w:r w:rsidRPr="008F4668">
              <w:rPr>
                <w:rFonts w:ascii="Times New Roman" w:hAnsi="Times New Roman" w:cs="Times New Roman"/>
                <w:b/>
                <w:bCs/>
                <w:sz w:val="24"/>
                <w:szCs w:val="24"/>
              </w:rPr>
              <w:t>Goffredo</w:t>
            </w:r>
            <w:r w:rsidRPr="00431DDB">
              <w:rPr>
                <w:rFonts w:ascii="Times New Roman" w:hAnsi="Times New Roman" w:cs="Times New Roman"/>
                <w:b/>
                <w:bCs/>
                <w:sz w:val="24"/>
                <w:szCs w:val="24"/>
              </w:rPr>
              <w:t xml:space="preserve"> </w:t>
            </w:r>
            <w:r w:rsidRPr="00504E66">
              <w:rPr>
                <w:rFonts w:ascii="Times New Roman" w:hAnsi="Times New Roman" w:cs="Times New Roman"/>
                <w:b/>
                <w:bCs/>
                <w:sz w:val="24"/>
                <w:szCs w:val="24"/>
              </w:rPr>
              <w:t>et al.</w:t>
            </w:r>
          </w:p>
        </w:tc>
        <w:tc>
          <w:tcPr>
            <w:tcW w:w="1536" w:type="dxa"/>
            <w:gridSpan w:val="4"/>
          </w:tcPr>
          <w:p w14:paraId="0DE2B1EF" w14:textId="77777777" w:rsidR="00A91087" w:rsidRPr="00504E66" w:rsidRDefault="00A91087" w:rsidP="00A91087">
            <w:pPr>
              <w:spacing w:line="360" w:lineRule="auto"/>
              <w:jc w:val="center"/>
              <w:rPr>
                <w:rFonts w:ascii="Times New Roman" w:hAnsi="Times New Roman" w:cs="Times New Roman"/>
                <w:b/>
                <w:bCs/>
                <w:sz w:val="24"/>
                <w:szCs w:val="24"/>
              </w:rPr>
            </w:pPr>
            <w:proofErr w:type="spellStart"/>
            <w:r w:rsidRPr="00CE4405">
              <w:rPr>
                <w:rFonts w:ascii="Times New Roman" w:hAnsi="Times New Roman" w:cs="Times New Roman"/>
                <w:b/>
                <w:bCs/>
                <w:sz w:val="24"/>
                <w:szCs w:val="24"/>
              </w:rPr>
              <w:t>Gagniere</w:t>
            </w:r>
            <w:proofErr w:type="spellEnd"/>
            <w:r>
              <w:rPr>
                <w:rFonts w:ascii="Times New Roman" w:hAnsi="Times New Roman" w:cs="Times New Roman"/>
                <w:b/>
                <w:bCs/>
                <w:sz w:val="24"/>
                <w:szCs w:val="24"/>
              </w:rPr>
              <w:t xml:space="preserve"> </w:t>
            </w:r>
            <w:r w:rsidRPr="00504E66">
              <w:rPr>
                <w:rFonts w:ascii="Times New Roman" w:hAnsi="Times New Roman" w:cs="Times New Roman"/>
                <w:b/>
                <w:bCs/>
                <w:sz w:val="24"/>
                <w:szCs w:val="24"/>
              </w:rPr>
              <w:t>et al.</w:t>
            </w:r>
          </w:p>
        </w:tc>
        <w:tc>
          <w:tcPr>
            <w:tcW w:w="1536" w:type="dxa"/>
            <w:gridSpan w:val="4"/>
          </w:tcPr>
          <w:p w14:paraId="4CD0CDA1" w14:textId="77777777" w:rsidR="00A91087" w:rsidRPr="00504E66" w:rsidRDefault="00A91087" w:rsidP="00A91087">
            <w:pPr>
              <w:spacing w:line="360" w:lineRule="auto"/>
              <w:jc w:val="center"/>
              <w:rPr>
                <w:rFonts w:ascii="Times New Roman" w:hAnsi="Times New Roman" w:cs="Times New Roman"/>
                <w:b/>
                <w:bCs/>
                <w:sz w:val="24"/>
                <w:szCs w:val="24"/>
              </w:rPr>
            </w:pPr>
            <w:proofErr w:type="spellStart"/>
            <w:r w:rsidRPr="003E7A0B">
              <w:rPr>
                <w:rFonts w:ascii="Times New Roman" w:hAnsi="Times New Roman" w:cs="Times New Roman"/>
                <w:b/>
                <w:bCs/>
                <w:sz w:val="24"/>
                <w:szCs w:val="24"/>
              </w:rPr>
              <w:t>Margonis</w:t>
            </w:r>
            <w:proofErr w:type="spellEnd"/>
            <w:r w:rsidRPr="003E7A0B">
              <w:rPr>
                <w:rFonts w:ascii="Times New Roman" w:hAnsi="Times New Roman" w:cs="Times New Roman"/>
                <w:b/>
                <w:bCs/>
                <w:sz w:val="24"/>
                <w:szCs w:val="24"/>
              </w:rPr>
              <w:t xml:space="preserve"> e</w:t>
            </w:r>
            <w:r w:rsidRPr="00504E66">
              <w:rPr>
                <w:rFonts w:ascii="Times New Roman" w:hAnsi="Times New Roman" w:cs="Times New Roman"/>
                <w:b/>
                <w:bCs/>
                <w:sz w:val="24"/>
                <w:szCs w:val="24"/>
              </w:rPr>
              <w:t>t al.</w:t>
            </w:r>
          </w:p>
        </w:tc>
        <w:tc>
          <w:tcPr>
            <w:tcW w:w="1536" w:type="dxa"/>
            <w:gridSpan w:val="2"/>
          </w:tcPr>
          <w:p w14:paraId="016D6EFC" w14:textId="77777777" w:rsidR="00A91087" w:rsidRPr="00504E66" w:rsidRDefault="00A91087" w:rsidP="00A91087">
            <w:pPr>
              <w:spacing w:line="360" w:lineRule="auto"/>
              <w:jc w:val="center"/>
              <w:rPr>
                <w:rFonts w:ascii="Times New Roman" w:hAnsi="Times New Roman" w:cs="Times New Roman"/>
                <w:b/>
                <w:bCs/>
                <w:sz w:val="24"/>
                <w:szCs w:val="24"/>
              </w:rPr>
            </w:pPr>
            <w:r w:rsidRPr="003E7A0B">
              <w:rPr>
                <w:rFonts w:ascii="Times New Roman" w:hAnsi="Times New Roman" w:cs="Times New Roman"/>
                <w:b/>
                <w:bCs/>
                <w:sz w:val="24"/>
                <w:szCs w:val="24"/>
              </w:rPr>
              <w:t>Kim</w:t>
            </w:r>
            <w:r>
              <w:rPr>
                <w:rFonts w:ascii="Times New Roman" w:hAnsi="Times New Roman" w:cs="Times New Roman"/>
                <w:b/>
                <w:bCs/>
                <w:sz w:val="24"/>
                <w:szCs w:val="24"/>
              </w:rPr>
              <w:t xml:space="preserve"> </w:t>
            </w:r>
            <w:r w:rsidRPr="00504E66">
              <w:rPr>
                <w:rFonts w:ascii="Times New Roman" w:hAnsi="Times New Roman" w:cs="Times New Roman"/>
                <w:b/>
                <w:bCs/>
                <w:sz w:val="24"/>
                <w:szCs w:val="24"/>
              </w:rPr>
              <w:t>et al.</w:t>
            </w:r>
          </w:p>
        </w:tc>
        <w:tc>
          <w:tcPr>
            <w:tcW w:w="1537" w:type="dxa"/>
            <w:gridSpan w:val="4"/>
          </w:tcPr>
          <w:p w14:paraId="5E4776B0" w14:textId="77777777" w:rsidR="00A91087" w:rsidRPr="00504E66" w:rsidRDefault="00A91087" w:rsidP="00A91087">
            <w:pPr>
              <w:spacing w:line="360" w:lineRule="auto"/>
              <w:jc w:val="center"/>
              <w:rPr>
                <w:rFonts w:ascii="Times New Roman" w:hAnsi="Times New Roman" w:cs="Times New Roman"/>
                <w:b/>
                <w:bCs/>
                <w:sz w:val="24"/>
                <w:szCs w:val="24"/>
              </w:rPr>
            </w:pPr>
            <w:r w:rsidRPr="003E7A0B">
              <w:rPr>
                <w:rFonts w:ascii="Times New Roman" w:hAnsi="Times New Roman" w:cs="Times New Roman"/>
                <w:b/>
                <w:bCs/>
                <w:sz w:val="24"/>
                <w:szCs w:val="24"/>
              </w:rPr>
              <w:t>Chen</w:t>
            </w:r>
            <w:r w:rsidRPr="00940982">
              <w:rPr>
                <w:rFonts w:ascii="Times New Roman" w:hAnsi="Times New Roman" w:cs="Times New Roman"/>
                <w:b/>
                <w:bCs/>
                <w:sz w:val="24"/>
                <w:szCs w:val="24"/>
              </w:rPr>
              <w:t xml:space="preserve"> </w:t>
            </w:r>
            <w:r w:rsidRPr="00504E66">
              <w:rPr>
                <w:rFonts w:ascii="Times New Roman" w:hAnsi="Times New Roman" w:cs="Times New Roman"/>
                <w:b/>
                <w:bCs/>
                <w:sz w:val="24"/>
                <w:szCs w:val="24"/>
              </w:rPr>
              <w:t>et al.</w:t>
            </w:r>
          </w:p>
        </w:tc>
        <w:tc>
          <w:tcPr>
            <w:tcW w:w="1536" w:type="dxa"/>
            <w:gridSpan w:val="2"/>
          </w:tcPr>
          <w:p w14:paraId="76A1202B" w14:textId="77777777" w:rsidR="00A91087" w:rsidRPr="009A3591" w:rsidRDefault="00A91087" w:rsidP="00A91087">
            <w:pPr>
              <w:spacing w:line="360" w:lineRule="auto"/>
              <w:jc w:val="center"/>
              <w:rPr>
                <w:rFonts w:ascii="Times New Roman" w:hAnsi="Times New Roman" w:cs="Times New Roman"/>
                <w:b/>
                <w:bCs/>
                <w:sz w:val="24"/>
                <w:szCs w:val="24"/>
              </w:rPr>
            </w:pPr>
            <w:r w:rsidRPr="009A3591">
              <w:rPr>
                <w:rFonts w:ascii="Times New Roman" w:hAnsi="Times New Roman" w:cs="Times New Roman"/>
                <w:b/>
                <w:bCs/>
                <w:sz w:val="24"/>
                <w:szCs w:val="24"/>
              </w:rPr>
              <w:t>De Santibanes</w:t>
            </w:r>
            <w:r>
              <w:rPr>
                <w:rFonts w:ascii="Times New Roman" w:hAnsi="Times New Roman" w:cs="Times New Roman"/>
                <w:b/>
                <w:bCs/>
                <w:sz w:val="24"/>
                <w:szCs w:val="24"/>
              </w:rPr>
              <w:t xml:space="preserve"> </w:t>
            </w:r>
            <w:r w:rsidRPr="00504E66">
              <w:rPr>
                <w:rFonts w:ascii="Times New Roman" w:hAnsi="Times New Roman" w:cs="Times New Roman"/>
                <w:b/>
                <w:bCs/>
                <w:sz w:val="24"/>
                <w:szCs w:val="24"/>
              </w:rPr>
              <w:t>et al.</w:t>
            </w:r>
          </w:p>
        </w:tc>
        <w:tc>
          <w:tcPr>
            <w:tcW w:w="1536" w:type="dxa"/>
            <w:gridSpan w:val="2"/>
          </w:tcPr>
          <w:p w14:paraId="1E5BFBF2" w14:textId="77777777" w:rsidR="00A91087" w:rsidRPr="009A3591" w:rsidRDefault="00A91087" w:rsidP="00A9108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University of Lyon and Clermont-Ferrand University</w:t>
            </w:r>
          </w:p>
        </w:tc>
      </w:tr>
      <w:tr w:rsidR="00A91087" w:rsidRPr="00605121" w14:paraId="080FCF66" w14:textId="77777777" w:rsidTr="00A91087">
        <w:trPr>
          <w:trHeight w:val="602"/>
        </w:trPr>
        <w:tc>
          <w:tcPr>
            <w:tcW w:w="1390" w:type="dxa"/>
          </w:tcPr>
          <w:p w14:paraId="48666A57" w14:textId="77777777" w:rsidR="00A91087" w:rsidRPr="00504E66" w:rsidRDefault="00A91087" w:rsidP="00A91087">
            <w:pPr>
              <w:spacing w:line="360" w:lineRule="auto"/>
              <w:jc w:val="center"/>
              <w:rPr>
                <w:rFonts w:ascii="Times New Roman" w:hAnsi="Times New Roman" w:cs="Times New Roman"/>
                <w:b/>
                <w:bCs/>
                <w:sz w:val="24"/>
                <w:szCs w:val="24"/>
              </w:rPr>
            </w:pPr>
            <w:r w:rsidRPr="00504E66">
              <w:rPr>
                <w:rFonts w:ascii="Times New Roman" w:hAnsi="Times New Roman" w:cs="Times New Roman"/>
                <w:b/>
                <w:bCs/>
                <w:sz w:val="24"/>
                <w:szCs w:val="24"/>
              </w:rPr>
              <w:t>Publication year</w:t>
            </w:r>
          </w:p>
        </w:tc>
        <w:tc>
          <w:tcPr>
            <w:tcW w:w="1536" w:type="dxa"/>
            <w:gridSpan w:val="2"/>
          </w:tcPr>
          <w:p w14:paraId="1C0A5B68" w14:textId="77777777" w:rsidR="00A91087" w:rsidRPr="00605121" w:rsidRDefault="00A91087" w:rsidP="00A91087">
            <w:pPr>
              <w:spacing w:line="360" w:lineRule="auto"/>
              <w:jc w:val="center"/>
              <w:rPr>
                <w:rFonts w:ascii="Times New Roman" w:hAnsi="Times New Roman" w:cs="Times New Roman"/>
                <w:sz w:val="24"/>
                <w:szCs w:val="24"/>
              </w:rPr>
            </w:pPr>
            <w:r w:rsidRPr="00515433">
              <w:rPr>
                <w:rFonts w:ascii="Times New Roman" w:hAnsi="Times New Roman" w:cs="Times New Roman"/>
                <w:sz w:val="24"/>
                <w:szCs w:val="24"/>
              </w:rPr>
              <w:t>2018</w:t>
            </w:r>
          </w:p>
        </w:tc>
        <w:tc>
          <w:tcPr>
            <w:tcW w:w="1536" w:type="dxa"/>
            <w:gridSpan w:val="2"/>
          </w:tcPr>
          <w:p w14:paraId="5461696A" w14:textId="77777777" w:rsidR="00A91087" w:rsidRPr="00605121" w:rsidRDefault="00A91087" w:rsidP="00A91087">
            <w:pPr>
              <w:spacing w:line="360" w:lineRule="auto"/>
              <w:jc w:val="center"/>
              <w:rPr>
                <w:rFonts w:ascii="Times New Roman" w:hAnsi="Times New Roman" w:cs="Times New Roman"/>
                <w:sz w:val="24"/>
                <w:szCs w:val="24"/>
              </w:rPr>
            </w:pPr>
            <w:r w:rsidRPr="003627A9">
              <w:rPr>
                <w:rFonts w:ascii="Times New Roman" w:hAnsi="Times New Roman" w:cs="Times New Roman"/>
                <w:sz w:val="24"/>
                <w:szCs w:val="24"/>
              </w:rPr>
              <w:t>2018</w:t>
            </w:r>
          </w:p>
        </w:tc>
        <w:tc>
          <w:tcPr>
            <w:tcW w:w="1536" w:type="dxa"/>
            <w:gridSpan w:val="2"/>
          </w:tcPr>
          <w:p w14:paraId="3815F009" w14:textId="77777777" w:rsidR="00A91087" w:rsidRPr="00605121" w:rsidRDefault="00A91087" w:rsidP="00A91087">
            <w:pPr>
              <w:spacing w:line="360" w:lineRule="auto"/>
              <w:jc w:val="center"/>
              <w:rPr>
                <w:rFonts w:ascii="Times New Roman" w:hAnsi="Times New Roman" w:cs="Times New Roman"/>
                <w:sz w:val="24"/>
                <w:szCs w:val="24"/>
              </w:rPr>
            </w:pPr>
            <w:r w:rsidRPr="00DC2885">
              <w:rPr>
                <w:rFonts w:ascii="Times New Roman" w:hAnsi="Times New Roman" w:cs="Times New Roman"/>
                <w:sz w:val="24"/>
                <w:szCs w:val="24"/>
              </w:rPr>
              <w:t>2018</w:t>
            </w:r>
          </w:p>
        </w:tc>
        <w:tc>
          <w:tcPr>
            <w:tcW w:w="1536" w:type="dxa"/>
            <w:gridSpan w:val="4"/>
          </w:tcPr>
          <w:p w14:paraId="3CA64BA8" w14:textId="77777777" w:rsidR="00A91087" w:rsidRPr="00605121" w:rsidRDefault="00A91087" w:rsidP="00A91087">
            <w:pPr>
              <w:spacing w:line="360" w:lineRule="auto"/>
              <w:jc w:val="center"/>
              <w:rPr>
                <w:rFonts w:ascii="Times New Roman" w:hAnsi="Times New Roman" w:cs="Times New Roman"/>
                <w:sz w:val="24"/>
                <w:szCs w:val="24"/>
              </w:rPr>
            </w:pPr>
            <w:r w:rsidRPr="00266BBC">
              <w:rPr>
                <w:rFonts w:ascii="Times New Roman" w:hAnsi="Times New Roman" w:cs="Times New Roman"/>
                <w:sz w:val="24"/>
                <w:szCs w:val="24"/>
              </w:rPr>
              <w:t>2018</w:t>
            </w:r>
          </w:p>
        </w:tc>
        <w:tc>
          <w:tcPr>
            <w:tcW w:w="1536" w:type="dxa"/>
            <w:gridSpan w:val="4"/>
          </w:tcPr>
          <w:p w14:paraId="52B14352" w14:textId="77777777" w:rsidR="00A91087" w:rsidRPr="00605121" w:rsidRDefault="00A91087" w:rsidP="00A91087">
            <w:pPr>
              <w:spacing w:line="360" w:lineRule="auto"/>
              <w:jc w:val="center"/>
              <w:rPr>
                <w:rFonts w:ascii="Times New Roman" w:hAnsi="Times New Roman" w:cs="Times New Roman"/>
                <w:sz w:val="24"/>
                <w:szCs w:val="24"/>
              </w:rPr>
            </w:pPr>
            <w:r w:rsidRPr="003D13C4">
              <w:rPr>
                <w:rFonts w:ascii="Times New Roman" w:hAnsi="Times New Roman" w:cs="Times New Roman"/>
                <w:sz w:val="24"/>
                <w:szCs w:val="24"/>
              </w:rPr>
              <w:t>2019</w:t>
            </w:r>
          </w:p>
        </w:tc>
        <w:tc>
          <w:tcPr>
            <w:tcW w:w="1536" w:type="dxa"/>
            <w:gridSpan w:val="2"/>
          </w:tcPr>
          <w:p w14:paraId="75709214" w14:textId="77777777" w:rsidR="00A91087" w:rsidRPr="00605121" w:rsidRDefault="00A91087" w:rsidP="00A91087">
            <w:pPr>
              <w:spacing w:line="360" w:lineRule="auto"/>
              <w:jc w:val="center"/>
              <w:rPr>
                <w:rFonts w:ascii="Times New Roman" w:hAnsi="Times New Roman" w:cs="Times New Roman"/>
                <w:sz w:val="24"/>
                <w:szCs w:val="24"/>
              </w:rPr>
            </w:pPr>
            <w:r w:rsidRPr="00577F6A">
              <w:rPr>
                <w:rFonts w:ascii="Times New Roman" w:hAnsi="Times New Roman" w:cs="Times New Roman"/>
                <w:sz w:val="24"/>
                <w:szCs w:val="24"/>
              </w:rPr>
              <w:t>2020</w:t>
            </w:r>
          </w:p>
        </w:tc>
        <w:tc>
          <w:tcPr>
            <w:tcW w:w="1537" w:type="dxa"/>
            <w:gridSpan w:val="4"/>
          </w:tcPr>
          <w:p w14:paraId="7AA0FBAE" w14:textId="77777777" w:rsidR="00A91087" w:rsidRPr="00605121" w:rsidRDefault="00A91087" w:rsidP="00A91087">
            <w:pPr>
              <w:spacing w:line="360" w:lineRule="auto"/>
              <w:jc w:val="center"/>
              <w:rPr>
                <w:rFonts w:ascii="Times New Roman" w:hAnsi="Times New Roman" w:cs="Times New Roman"/>
                <w:sz w:val="24"/>
                <w:szCs w:val="24"/>
              </w:rPr>
            </w:pPr>
            <w:r w:rsidRPr="00577F6A">
              <w:rPr>
                <w:rFonts w:ascii="Times New Roman" w:hAnsi="Times New Roman" w:cs="Times New Roman"/>
                <w:sz w:val="24"/>
                <w:szCs w:val="24"/>
              </w:rPr>
              <w:t>2020</w:t>
            </w:r>
          </w:p>
        </w:tc>
        <w:tc>
          <w:tcPr>
            <w:tcW w:w="1536" w:type="dxa"/>
            <w:gridSpan w:val="2"/>
          </w:tcPr>
          <w:p w14:paraId="0CE42A24" w14:textId="77777777" w:rsidR="00A91087" w:rsidRPr="00577F6A" w:rsidRDefault="00A91087" w:rsidP="00A91087">
            <w:pPr>
              <w:spacing w:line="360" w:lineRule="auto"/>
              <w:jc w:val="center"/>
              <w:rPr>
                <w:rFonts w:ascii="Times New Roman" w:hAnsi="Times New Roman" w:cs="Times New Roman"/>
                <w:sz w:val="24"/>
                <w:szCs w:val="24"/>
              </w:rPr>
            </w:pPr>
            <w:r w:rsidRPr="009219CE">
              <w:rPr>
                <w:rFonts w:ascii="Times New Roman" w:hAnsi="Times New Roman" w:cs="Times New Roman"/>
                <w:sz w:val="24"/>
                <w:szCs w:val="24"/>
              </w:rPr>
              <w:t>2019</w:t>
            </w:r>
          </w:p>
        </w:tc>
        <w:tc>
          <w:tcPr>
            <w:tcW w:w="1536" w:type="dxa"/>
            <w:gridSpan w:val="2"/>
          </w:tcPr>
          <w:p w14:paraId="28315828" w14:textId="77777777" w:rsidR="00A91087" w:rsidRPr="00577F6A"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2018</w:t>
            </w:r>
          </w:p>
        </w:tc>
      </w:tr>
      <w:tr w:rsidR="00A91087" w:rsidRPr="00605121" w14:paraId="3A8F80BD" w14:textId="77777777" w:rsidTr="00A91087">
        <w:trPr>
          <w:trHeight w:val="375"/>
        </w:trPr>
        <w:tc>
          <w:tcPr>
            <w:tcW w:w="1390" w:type="dxa"/>
          </w:tcPr>
          <w:p w14:paraId="61943FDD" w14:textId="77777777" w:rsidR="00A91087" w:rsidRPr="00504E66" w:rsidRDefault="00A91087" w:rsidP="00A91087">
            <w:pPr>
              <w:spacing w:line="360" w:lineRule="auto"/>
              <w:jc w:val="center"/>
              <w:rPr>
                <w:rFonts w:ascii="Times New Roman" w:hAnsi="Times New Roman" w:cs="Times New Roman"/>
                <w:b/>
                <w:bCs/>
                <w:sz w:val="24"/>
                <w:szCs w:val="24"/>
              </w:rPr>
            </w:pPr>
            <w:r w:rsidRPr="00504E66">
              <w:rPr>
                <w:rFonts w:ascii="Times New Roman" w:hAnsi="Times New Roman" w:cs="Times New Roman"/>
                <w:b/>
                <w:bCs/>
                <w:sz w:val="24"/>
                <w:szCs w:val="24"/>
              </w:rPr>
              <w:t>Country</w:t>
            </w:r>
          </w:p>
        </w:tc>
        <w:tc>
          <w:tcPr>
            <w:tcW w:w="1536" w:type="dxa"/>
            <w:gridSpan w:val="2"/>
          </w:tcPr>
          <w:p w14:paraId="0F62E9E3"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USA</w:t>
            </w:r>
          </w:p>
        </w:tc>
        <w:tc>
          <w:tcPr>
            <w:tcW w:w="1536" w:type="dxa"/>
            <w:gridSpan w:val="2"/>
          </w:tcPr>
          <w:p w14:paraId="60B372D1"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China</w:t>
            </w:r>
          </w:p>
        </w:tc>
        <w:tc>
          <w:tcPr>
            <w:tcW w:w="1536" w:type="dxa"/>
            <w:gridSpan w:val="2"/>
          </w:tcPr>
          <w:p w14:paraId="5F48B575"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USA</w:t>
            </w:r>
          </w:p>
        </w:tc>
        <w:tc>
          <w:tcPr>
            <w:tcW w:w="1536" w:type="dxa"/>
            <w:gridSpan w:val="4"/>
          </w:tcPr>
          <w:p w14:paraId="03663B2D"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USA</w:t>
            </w:r>
          </w:p>
        </w:tc>
        <w:tc>
          <w:tcPr>
            <w:tcW w:w="1536" w:type="dxa"/>
            <w:gridSpan w:val="4"/>
          </w:tcPr>
          <w:p w14:paraId="03F8CF85"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USA</w:t>
            </w:r>
          </w:p>
        </w:tc>
        <w:tc>
          <w:tcPr>
            <w:tcW w:w="1536" w:type="dxa"/>
            <w:gridSpan w:val="2"/>
          </w:tcPr>
          <w:p w14:paraId="7B3DCE32"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South Korea</w:t>
            </w:r>
          </w:p>
        </w:tc>
        <w:tc>
          <w:tcPr>
            <w:tcW w:w="1537" w:type="dxa"/>
            <w:gridSpan w:val="4"/>
          </w:tcPr>
          <w:p w14:paraId="0D1C4CCD"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Taiwan</w:t>
            </w:r>
          </w:p>
        </w:tc>
        <w:tc>
          <w:tcPr>
            <w:tcW w:w="1536" w:type="dxa"/>
            <w:gridSpan w:val="2"/>
          </w:tcPr>
          <w:p w14:paraId="11BB1909"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Argentina</w:t>
            </w:r>
          </w:p>
        </w:tc>
        <w:tc>
          <w:tcPr>
            <w:tcW w:w="1536" w:type="dxa"/>
            <w:gridSpan w:val="2"/>
          </w:tcPr>
          <w:p w14:paraId="51BC2976"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France</w:t>
            </w:r>
          </w:p>
        </w:tc>
      </w:tr>
      <w:tr w:rsidR="00A91087" w:rsidRPr="00605121" w14:paraId="3D98B39A" w14:textId="77777777" w:rsidTr="00A91087">
        <w:trPr>
          <w:trHeight w:val="344"/>
        </w:trPr>
        <w:tc>
          <w:tcPr>
            <w:tcW w:w="1390" w:type="dxa"/>
          </w:tcPr>
          <w:p w14:paraId="2E4AA994" w14:textId="77777777" w:rsidR="00A91087" w:rsidRPr="00504E66" w:rsidRDefault="00A91087" w:rsidP="00A91087">
            <w:pPr>
              <w:spacing w:line="360" w:lineRule="auto"/>
              <w:jc w:val="center"/>
              <w:rPr>
                <w:rFonts w:ascii="Times New Roman" w:hAnsi="Times New Roman" w:cs="Times New Roman"/>
                <w:b/>
                <w:bCs/>
                <w:sz w:val="24"/>
                <w:szCs w:val="24"/>
              </w:rPr>
            </w:pPr>
            <w:r w:rsidRPr="00504E66">
              <w:rPr>
                <w:rFonts w:ascii="Times New Roman" w:hAnsi="Times New Roman" w:cs="Times New Roman"/>
                <w:b/>
                <w:bCs/>
                <w:sz w:val="24"/>
                <w:szCs w:val="24"/>
              </w:rPr>
              <w:t>Study type</w:t>
            </w:r>
          </w:p>
        </w:tc>
        <w:tc>
          <w:tcPr>
            <w:tcW w:w="1536" w:type="dxa"/>
            <w:gridSpan w:val="2"/>
          </w:tcPr>
          <w:p w14:paraId="01586138"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Single </w:t>
            </w:r>
            <w:r w:rsidRPr="00850663">
              <w:rPr>
                <w:rFonts w:ascii="Times New Roman" w:hAnsi="Times New Roman" w:cs="Times New Roman"/>
                <w:sz w:val="24"/>
                <w:szCs w:val="24"/>
              </w:rPr>
              <w:t xml:space="preserve"> </w:t>
            </w:r>
          </w:p>
        </w:tc>
        <w:tc>
          <w:tcPr>
            <w:tcW w:w="1536" w:type="dxa"/>
            <w:gridSpan w:val="2"/>
          </w:tcPr>
          <w:p w14:paraId="36965BA4"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Single</w:t>
            </w:r>
            <w:r w:rsidRPr="00447355">
              <w:rPr>
                <w:rFonts w:ascii="Times New Roman" w:hAnsi="Times New Roman" w:cs="Times New Roman"/>
                <w:sz w:val="24"/>
                <w:szCs w:val="24"/>
              </w:rPr>
              <w:t xml:space="preserve"> </w:t>
            </w:r>
          </w:p>
        </w:tc>
        <w:tc>
          <w:tcPr>
            <w:tcW w:w="1536" w:type="dxa"/>
            <w:gridSpan w:val="2"/>
          </w:tcPr>
          <w:p w14:paraId="41466232"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P</w:t>
            </w:r>
            <w:r w:rsidRPr="00850663">
              <w:rPr>
                <w:rFonts w:ascii="Times New Roman" w:hAnsi="Times New Roman" w:cs="Times New Roman"/>
                <w:sz w:val="24"/>
                <w:szCs w:val="24"/>
              </w:rPr>
              <w:t xml:space="preserve">opulation </w:t>
            </w:r>
          </w:p>
        </w:tc>
        <w:tc>
          <w:tcPr>
            <w:tcW w:w="1536" w:type="dxa"/>
            <w:gridSpan w:val="4"/>
          </w:tcPr>
          <w:p w14:paraId="4431DF45"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r w:rsidRPr="00447355">
              <w:rPr>
                <w:rFonts w:ascii="Times New Roman" w:hAnsi="Times New Roman" w:cs="Times New Roman"/>
                <w:sz w:val="24"/>
                <w:szCs w:val="24"/>
              </w:rPr>
              <w:t xml:space="preserve">ulticenter </w:t>
            </w:r>
          </w:p>
        </w:tc>
        <w:tc>
          <w:tcPr>
            <w:tcW w:w="1536" w:type="dxa"/>
            <w:gridSpan w:val="4"/>
          </w:tcPr>
          <w:p w14:paraId="484F425E"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r w:rsidRPr="00447355">
              <w:rPr>
                <w:rFonts w:ascii="Times New Roman" w:hAnsi="Times New Roman" w:cs="Times New Roman"/>
                <w:sz w:val="24"/>
                <w:szCs w:val="24"/>
              </w:rPr>
              <w:t xml:space="preserve">ulticenter </w:t>
            </w:r>
          </w:p>
        </w:tc>
        <w:tc>
          <w:tcPr>
            <w:tcW w:w="1536" w:type="dxa"/>
            <w:gridSpan w:val="2"/>
          </w:tcPr>
          <w:p w14:paraId="23B1E3FF"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Single</w:t>
            </w:r>
          </w:p>
        </w:tc>
        <w:tc>
          <w:tcPr>
            <w:tcW w:w="1537" w:type="dxa"/>
            <w:gridSpan w:val="4"/>
          </w:tcPr>
          <w:p w14:paraId="7A846AED"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Single</w:t>
            </w:r>
          </w:p>
        </w:tc>
        <w:tc>
          <w:tcPr>
            <w:tcW w:w="1536" w:type="dxa"/>
            <w:gridSpan w:val="2"/>
          </w:tcPr>
          <w:p w14:paraId="4506F644"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Population</w:t>
            </w:r>
          </w:p>
        </w:tc>
        <w:tc>
          <w:tcPr>
            <w:tcW w:w="1536" w:type="dxa"/>
            <w:gridSpan w:val="2"/>
          </w:tcPr>
          <w:p w14:paraId="37226565"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Single</w:t>
            </w:r>
          </w:p>
        </w:tc>
      </w:tr>
      <w:tr w:rsidR="00A91087" w:rsidRPr="00605121" w14:paraId="364F27B4" w14:textId="77777777" w:rsidTr="00A91087">
        <w:trPr>
          <w:trHeight w:val="375"/>
        </w:trPr>
        <w:tc>
          <w:tcPr>
            <w:tcW w:w="1390" w:type="dxa"/>
          </w:tcPr>
          <w:p w14:paraId="262EE19B" w14:textId="77777777" w:rsidR="00A91087" w:rsidRPr="00504E66" w:rsidRDefault="00A91087" w:rsidP="00A91087">
            <w:pPr>
              <w:spacing w:line="360" w:lineRule="auto"/>
              <w:jc w:val="center"/>
              <w:rPr>
                <w:rFonts w:ascii="Times New Roman" w:hAnsi="Times New Roman" w:cs="Times New Roman"/>
                <w:b/>
                <w:bCs/>
                <w:sz w:val="24"/>
                <w:szCs w:val="24"/>
              </w:rPr>
            </w:pPr>
            <w:r w:rsidRPr="00504E66">
              <w:rPr>
                <w:rFonts w:ascii="Times New Roman" w:hAnsi="Times New Roman" w:cs="Times New Roman"/>
                <w:b/>
                <w:bCs/>
                <w:sz w:val="24"/>
                <w:szCs w:val="24"/>
              </w:rPr>
              <w:t>Design</w:t>
            </w:r>
          </w:p>
        </w:tc>
        <w:tc>
          <w:tcPr>
            <w:tcW w:w="1536" w:type="dxa"/>
            <w:gridSpan w:val="2"/>
          </w:tcPr>
          <w:p w14:paraId="6F91B5CC"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R</w:t>
            </w:r>
            <w:r w:rsidRPr="00026987">
              <w:rPr>
                <w:rFonts w:ascii="Times New Roman" w:hAnsi="Times New Roman" w:cs="Times New Roman"/>
                <w:sz w:val="24"/>
                <w:szCs w:val="24"/>
              </w:rPr>
              <w:t>etrospective</w:t>
            </w:r>
          </w:p>
        </w:tc>
        <w:tc>
          <w:tcPr>
            <w:tcW w:w="1536" w:type="dxa"/>
            <w:gridSpan w:val="2"/>
          </w:tcPr>
          <w:p w14:paraId="43F83FAE"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R</w:t>
            </w:r>
            <w:r w:rsidRPr="00026987">
              <w:rPr>
                <w:rFonts w:ascii="Times New Roman" w:hAnsi="Times New Roman" w:cs="Times New Roman"/>
                <w:sz w:val="24"/>
                <w:szCs w:val="24"/>
              </w:rPr>
              <w:t>etrospective</w:t>
            </w:r>
          </w:p>
        </w:tc>
        <w:tc>
          <w:tcPr>
            <w:tcW w:w="1536" w:type="dxa"/>
            <w:gridSpan w:val="2"/>
          </w:tcPr>
          <w:p w14:paraId="25AFD7B2"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R</w:t>
            </w:r>
            <w:r w:rsidRPr="00026987">
              <w:rPr>
                <w:rFonts w:ascii="Times New Roman" w:hAnsi="Times New Roman" w:cs="Times New Roman"/>
                <w:sz w:val="24"/>
                <w:szCs w:val="24"/>
              </w:rPr>
              <w:t>etrospective</w:t>
            </w:r>
          </w:p>
        </w:tc>
        <w:tc>
          <w:tcPr>
            <w:tcW w:w="1536" w:type="dxa"/>
            <w:gridSpan w:val="4"/>
          </w:tcPr>
          <w:p w14:paraId="65F28734"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R</w:t>
            </w:r>
            <w:r w:rsidRPr="00026987">
              <w:rPr>
                <w:rFonts w:ascii="Times New Roman" w:hAnsi="Times New Roman" w:cs="Times New Roman"/>
                <w:sz w:val="24"/>
                <w:szCs w:val="24"/>
              </w:rPr>
              <w:t>etrospective</w:t>
            </w:r>
          </w:p>
        </w:tc>
        <w:tc>
          <w:tcPr>
            <w:tcW w:w="1536" w:type="dxa"/>
            <w:gridSpan w:val="4"/>
          </w:tcPr>
          <w:p w14:paraId="2439B0EE"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R</w:t>
            </w:r>
            <w:r w:rsidRPr="00026987">
              <w:rPr>
                <w:rFonts w:ascii="Times New Roman" w:hAnsi="Times New Roman" w:cs="Times New Roman"/>
                <w:sz w:val="24"/>
                <w:szCs w:val="24"/>
              </w:rPr>
              <w:t>etrospective</w:t>
            </w:r>
          </w:p>
        </w:tc>
        <w:tc>
          <w:tcPr>
            <w:tcW w:w="1536" w:type="dxa"/>
            <w:gridSpan w:val="2"/>
          </w:tcPr>
          <w:p w14:paraId="54456889"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R</w:t>
            </w:r>
            <w:r w:rsidRPr="00026987">
              <w:rPr>
                <w:rFonts w:ascii="Times New Roman" w:hAnsi="Times New Roman" w:cs="Times New Roman"/>
                <w:sz w:val="24"/>
                <w:szCs w:val="24"/>
              </w:rPr>
              <w:t>etrospective</w:t>
            </w:r>
          </w:p>
        </w:tc>
        <w:tc>
          <w:tcPr>
            <w:tcW w:w="1537" w:type="dxa"/>
            <w:gridSpan w:val="4"/>
          </w:tcPr>
          <w:p w14:paraId="05C833F4"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R</w:t>
            </w:r>
            <w:r w:rsidRPr="00026987">
              <w:rPr>
                <w:rFonts w:ascii="Times New Roman" w:hAnsi="Times New Roman" w:cs="Times New Roman"/>
                <w:sz w:val="24"/>
                <w:szCs w:val="24"/>
              </w:rPr>
              <w:t>etrospective</w:t>
            </w:r>
          </w:p>
        </w:tc>
        <w:tc>
          <w:tcPr>
            <w:tcW w:w="1536" w:type="dxa"/>
            <w:gridSpan w:val="2"/>
          </w:tcPr>
          <w:p w14:paraId="6C7DC57F"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R</w:t>
            </w:r>
            <w:r w:rsidRPr="00026987">
              <w:rPr>
                <w:rFonts w:ascii="Times New Roman" w:hAnsi="Times New Roman" w:cs="Times New Roman"/>
                <w:sz w:val="24"/>
                <w:szCs w:val="24"/>
              </w:rPr>
              <w:t>etrospective</w:t>
            </w:r>
          </w:p>
        </w:tc>
        <w:tc>
          <w:tcPr>
            <w:tcW w:w="1536" w:type="dxa"/>
            <w:gridSpan w:val="2"/>
          </w:tcPr>
          <w:p w14:paraId="300E7945"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R</w:t>
            </w:r>
            <w:r w:rsidRPr="00026987">
              <w:rPr>
                <w:rFonts w:ascii="Times New Roman" w:hAnsi="Times New Roman" w:cs="Times New Roman"/>
                <w:sz w:val="24"/>
                <w:szCs w:val="24"/>
              </w:rPr>
              <w:t>etrospective</w:t>
            </w:r>
          </w:p>
        </w:tc>
      </w:tr>
      <w:tr w:rsidR="00A91087" w:rsidRPr="00605121" w14:paraId="006493D2" w14:textId="77777777" w:rsidTr="00A91087">
        <w:trPr>
          <w:trHeight w:val="1064"/>
        </w:trPr>
        <w:tc>
          <w:tcPr>
            <w:tcW w:w="1390" w:type="dxa"/>
          </w:tcPr>
          <w:p w14:paraId="15B303DA" w14:textId="77777777" w:rsidR="00A91087" w:rsidRPr="00504E66" w:rsidRDefault="00A91087" w:rsidP="00A91087">
            <w:pPr>
              <w:spacing w:line="360" w:lineRule="auto"/>
              <w:jc w:val="center"/>
              <w:rPr>
                <w:rFonts w:ascii="Times New Roman" w:hAnsi="Times New Roman" w:cs="Times New Roman"/>
                <w:b/>
                <w:bCs/>
                <w:sz w:val="24"/>
                <w:szCs w:val="24"/>
              </w:rPr>
            </w:pPr>
            <w:r w:rsidRPr="00504E66">
              <w:rPr>
                <w:rFonts w:ascii="Times New Roman" w:hAnsi="Times New Roman" w:cs="Times New Roman"/>
                <w:b/>
                <w:bCs/>
                <w:sz w:val="24"/>
                <w:szCs w:val="24"/>
              </w:rPr>
              <w:t>Interval of data collection</w:t>
            </w:r>
          </w:p>
        </w:tc>
        <w:tc>
          <w:tcPr>
            <w:tcW w:w="1536" w:type="dxa"/>
            <w:gridSpan w:val="2"/>
          </w:tcPr>
          <w:p w14:paraId="0FA78569"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Nov 1990 – Feb 2015</w:t>
            </w:r>
          </w:p>
        </w:tc>
        <w:tc>
          <w:tcPr>
            <w:tcW w:w="1536" w:type="dxa"/>
            <w:gridSpan w:val="2"/>
          </w:tcPr>
          <w:p w14:paraId="28B5BE00" w14:textId="77777777" w:rsidR="00A91087" w:rsidRPr="00605121" w:rsidRDefault="00A91087" w:rsidP="00A91087">
            <w:pPr>
              <w:spacing w:line="360" w:lineRule="auto"/>
              <w:jc w:val="center"/>
              <w:rPr>
                <w:rFonts w:ascii="Times New Roman" w:hAnsi="Times New Roman" w:cs="Times New Roman"/>
                <w:sz w:val="24"/>
                <w:szCs w:val="24"/>
              </w:rPr>
            </w:pPr>
            <w:r w:rsidRPr="008E0D30">
              <w:rPr>
                <w:rFonts w:ascii="Times New Roman" w:hAnsi="Times New Roman" w:cs="Times New Roman"/>
                <w:sz w:val="24"/>
                <w:szCs w:val="24"/>
              </w:rPr>
              <w:t xml:space="preserve">Jan 2002 </w:t>
            </w:r>
            <w:r>
              <w:rPr>
                <w:rFonts w:ascii="Times New Roman" w:hAnsi="Times New Roman" w:cs="Times New Roman"/>
                <w:sz w:val="24"/>
                <w:szCs w:val="24"/>
              </w:rPr>
              <w:t>-</w:t>
            </w:r>
            <w:r w:rsidRPr="008E0D30">
              <w:rPr>
                <w:rFonts w:ascii="Times New Roman" w:hAnsi="Times New Roman" w:cs="Times New Roman"/>
                <w:sz w:val="24"/>
                <w:szCs w:val="24"/>
              </w:rPr>
              <w:t xml:space="preserve"> Dec 2015</w:t>
            </w:r>
          </w:p>
        </w:tc>
        <w:tc>
          <w:tcPr>
            <w:tcW w:w="1536" w:type="dxa"/>
            <w:gridSpan w:val="2"/>
          </w:tcPr>
          <w:p w14:paraId="5F46C9F5" w14:textId="77777777" w:rsidR="00A91087" w:rsidRPr="00AC75D8"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Jan </w:t>
            </w:r>
            <w:r w:rsidRPr="00AC75D8">
              <w:rPr>
                <w:rFonts w:ascii="Times New Roman" w:hAnsi="Times New Roman" w:cs="Times New Roman"/>
                <w:sz w:val="24"/>
                <w:szCs w:val="24"/>
              </w:rPr>
              <w:t>2010</w:t>
            </w:r>
            <w:r>
              <w:rPr>
                <w:rFonts w:ascii="Times New Roman" w:hAnsi="Times New Roman" w:cs="Times New Roman"/>
                <w:sz w:val="24"/>
                <w:szCs w:val="24"/>
              </w:rPr>
              <w:t xml:space="preserve"> -</w:t>
            </w:r>
          </w:p>
          <w:p w14:paraId="39BEB28B"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Dec</w:t>
            </w:r>
            <w:r w:rsidRPr="00AC75D8">
              <w:rPr>
                <w:rFonts w:ascii="Times New Roman" w:hAnsi="Times New Roman" w:cs="Times New Roman"/>
                <w:sz w:val="24"/>
                <w:szCs w:val="24"/>
              </w:rPr>
              <w:t xml:space="preserve"> 2015</w:t>
            </w:r>
          </w:p>
        </w:tc>
        <w:tc>
          <w:tcPr>
            <w:tcW w:w="1536" w:type="dxa"/>
            <w:gridSpan w:val="4"/>
          </w:tcPr>
          <w:p w14:paraId="63D43F9B" w14:textId="77777777" w:rsidR="00A91087" w:rsidRPr="00AC75D8"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Jan </w:t>
            </w:r>
            <w:r w:rsidRPr="00AC75D8">
              <w:rPr>
                <w:rFonts w:ascii="Times New Roman" w:hAnsi="Times New Roman" w:cs="Times New Roman"/>
                <w:sz w:val="24"/>
                <w:szCs w:val="24"/>
              </w:rPr>
              <w:t>20</w:t>
            </w:r>
            <w:r>
              <w:rPr>
                <w:rFonts w:ascii="Times New Roman" w:hAnsi="Times New Roman" w:cs="Times New Roman"/>
                <w:sz w:val="24"/>
                <w:szCs w:val="24"/>
              </w:rPr>
              <w:t>01 -</w:t>
            </w:r>
          </w:p>
          <w:p w14:paraId="60991797"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Dec</w:t>
            </w:r>
            <w:r w:rsidRPr="00AC75D8">
              <w:rPr>
                <w:rFonts w:ascii="Times New Roman" w:hAnsi="Times New Roman" w:cs="Times New Roman"/>
                <w:sz w:val="24"/>
                <w:szCs w:val="24"/>
              </w:rPr>
              <w:t xml:space="preserve"> 201</w:t>
            </w:r>
            <w:r>
              <w:rPr>
                <w:rFonts w:ascii="Times New Roman" w:hAnsi="Times New Roman" w:cs="Times New Roman"/>
                <w:sz w:val="24"/>
                <w:szCs w:val="24"/>
              </w:rPr>
              <w:t>6</w:t>
            </w:r>
          </w:p>
        </w:tc>
        <w:tc>
          <w:tcPr>
            <w:tcW w:w="1536" w:type="dxa"/>
            <w:gridSpan w:val="4"/>
          </w:tcPr>
          <w:p w14:paraId="6C2AE67A" w14:textId="77777777" w:rsidR="00A91087" w:rsidRPr="00AC75D8"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Jan 2000 -</w:t>
            </w:r>
          </w:p>
          <w:p w14:paraId="44D8C25E"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Dec</w:t>
            </w:r>
            <w:r w:rsidRPr="00AC75D8">
              <w:rPr>
                <w:rFonts w:ascii="Times New Roman" w:hAnsi="Times New Roman" w:cs="Times New Roman"/>
                <w:sz w:val="24"/>
                <w:szCs w:val="24"/>
              </w:rPr>
              <w:t xml:space="preserve"> 201</w:t>
            </w:r>
            <w:r>
              <w:rPr>
                <w:rFonts w:ascii="Times New Roman" w:hAnsi="Times New Roman" w:cs="Times New Roman"/>
                <w:sz w:val="24"/>
                <w:szCs w:val="24"/>
              </w:rPr>
              <w:t>6</w:t>
            </w:r>
          </w:p>
        </w:tc>
        <w:tc>
          <w:tcPr>
            <w:tcW w:w="1536" w:type="dxa"/>
            <w:gridSpan w:val="2"/>
          </w:tcPr>
          <w:p w14:paraId="4AA5674A" w14:textId="77777777" w:rsidR="00A91087" w:rsidRPr="00AC75D8"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Jan </w:t>
            </w:r>
            <w:r w:rsidRPr="00AC75D8">
              <w:rPr>
                <w:rFonts w:ascii="Times New Roman" w:hAnsi="Times New Roman" w:cs="Times New Roman"/>
                <w:sz w:val="24"/>
                <w:szCs w:val="24"/>
              </w:rPr>
              <w:t>20</w:t>
            </w:r>
            <w:r>
              <w:rPr>
                <w:rFonts w:ascii="Times New Roman" w:hAnsi="Times New Roman" w:cs="Times New Roman"/>
                <w:sz w:val="24"/>
                <w:szCs w:val="24"/>
              </w:rPr>
              <w:t>06 -</w:t>
            </w:r>
          </w:p>
          <w:p w14:paraId="4678653D"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Dec</w:t>
            </w:r>
            <w:r w:rsidRPr="00AC75D8">
              <w:rPr>
                <w:rFonts w:ascii="Times New Roman" w:hAnsi="Times New Roman" w:cs="Times New Roman"/>
                <w:sz w:val="24"/>
                <w:szCs w:val="24"/>
              </w:rPr>
              <w:t xml:space="preserve"> 2015</w:t>
            </w:r>
          </w:p>
        </w:tc>
        <w:tc>
          <w:tcPr>
            <w:tcW w:w="1537" w:type="dxa"/>
            <w:gridSpan w:val="4"/>
          </w:tcPr>
          <w:p w14:paraId="13D0A975" w14:textId="77777777" w:rsidR="00A91087" w:rsidRDefault="00A91087" w:rsidP="00A91087">
            <w:pPr>
              <w:spacing w:line="360" w:lineRule="auto"/>
              <w:jc w:val="center"/>
              <w:rPr>
                <w:rFonts w:ascii="Times New Roman" w:hAnsi="Times New Roman" w:cs="Times New Roman"/>
                <w:sz w:val="24"/>
                <w:szCs w:val="24"/>
              </w:rPr>
            </w:pPr>
          </w:p>
          <w:p w14:paraId="4701AE3E"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p>
        </w:tc>
        <w:tc>
          <w:tcPr>
            <w:tcW w:w="1536" w:type="dxa"/>
            <w:gridSpan w:val="2"/>
          </w:tcPr>
          <w:p w14:paraId="268657F7" w14:textId="77777777" w:rsidR="00A91087" w:rsidRDefault="00A91087" w:rsidP="00A91087">
            <w:pPr>
              <w:spacing w:line="360" w:lineRule="auto"/>
              <w:jc w:val="center"/>
              <w:rPr>
                <w:rFonts w:ascii="Times New Roman" w:hAnsi="Times New Roman" w:cs="Times New Roman"/>
                <w:sz w:val="24"/>
                <w:szCs w:val="24"/>
              </w:rPr>
            </w:pPr>
          </w:p>
          <w:p w14:paraId="0AE97799"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p>
        </w:tc>
        <w:tc>
          <w:tcPr>
            <w:tcW w:w="1536" w:type="dxa"/>
            <w:gridSpan w:val="2"/>
          </w:tcPr>
          <w:p w14:paraId="399DEC65" w14:textId="77777777" w:rsidR="00A91087" w:rsidRPr="00AC75D8" w:rsidRDefault="00A91087" w:rsidP="00A91087">
            <w:pPr>
              <w:spacing w:line="360" w:lineRule="auto"/>
              <w:rPr>
                <w:rFonts w:ascii="Times New Roman" w:hAnsi="Times New Roman" w:cs="Times New Roman"/>
                <w:sz w:val="24"/>
                <w:szCs w:val="24"/>
              </w:rPr>
            </w:pPr>
            <w:r>
              <w:rPr>
                <w:rFonts w:ascii="Times New Roman" w:hAnsi="Times New Roman" w:cs="Times New Roman"/>
                <w:sz w:val="24"/>
                <w:szCs w:val="24"/>
              </w:rPr>
              <w:t xml:space="preserve"> Jan </w:t>
            </w:r>
            <w:r w:rsidRPr="00AC75D8">
              <w:rPr>
                <w:rFonts w:ascii="Times New Roman" w:hAnsi="Times New Roman" w:cs="Times New Roman"/>
                <w:sz w:val="24"/>
                <w:szCs w:val="24"/>
              </w:rPr>
              <w:t>20</w:t>
            </w:r>
            <w:r>
              <w:rPr>
                <w:rFonts w:ascii="Times New Roman" w:hAnsi="Times New Roman" w:cs="Times New Roman"/>
                <w:sz w:val="24"/>
                <w:szCs w:val="24"/>
              </w:rPr>
              <w:t>01 -</w:t>
            </w:r>
          </w:p>
          <w:p w14:paraId="7A82A0ED"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Dec</w:t>
            </w:r>
            <w:r w:rsidRPr="00AC75D8">
              <w:rPr>
                <w:rFonts w:ascii="Times New Roman" w:hAnsi="Times New Roman" w:cs="Times New Roman"/>
                <w:sz w:val="24"/>
                <w:szCs w:val="24"/>
              </w:rPr>
              <w:t xml:space="preserve"> 201</w:t>
            </w:r>
            <w:r>
              <w:rPr>
                <w:rFonts w:ascii="Times New Roman" w:hAnsi="Times New Roman" w:cs="Times New Roman"/>
                <w:sz w:val="24"/>
                <w:szCs w:val="24"/>
              </w:rPr>
              <w:t>6</w:t>
            </w:r>
          </w:p>
        </w:tc>
      </w:tr>
      <w:tr w:rsidR="00A91087" w:rsidRPr="00605121" w14:paraId="45F449DF" w14:textId="77777777" w:rsidTr="00A91087">
        <w:trPr>
          <w:trHeight w:val="688"/>
        </w:trPr>
        <w:tc>
          <w:tcPr>
            <w:tcW w:w="1390" w:type="dxa"/>
          </w:tcPr>
          <w:p w14:paraId="2D878C2C" w14:textId="77777777" w:rsidR="00A91087" w:rsidRPr="00504E66" w:rsidRDefault="00A91087" w:rsidP="00A91087">
            <w:pPr>
              <w:spacing w:line="360" w:lineRule="auto"/>
              <w:jc w:val="center"/>
              <w:rPr>
                <w:rFonts w:ascii="Times New Roman" w:hAnsi="Times New Roman" w:cs="Times New Roman"/>
                <w:b/>
                <w:bCs/>
                <w:sz w:val="24"/>
                <w:szCs w:val="24"/>
              </w:rPr>
            </w:pPr>
            <w:r w:rsidRPr="00504E66">
              <w:rPr>
                <w:rFonts w:ascii="Times New Roman" w:hAnsi="Times New Roman" w:cs="Times New Roman"/>
                <w:b/>
                <w:bCs/>
                <w:sz w:val="24"/>
                <w:szCs w:val="24"/>
              </w:rPr>
              <w:t>Total patients</w:t>
            </w:r>
          </w:p>
        </w:tc>
        <w:tc>
          <w:tcPr>
            <w:tcW w:w="1536" w:type="dxa"/>
            <w:gridSpan w:val="2"/>
          </w:tcPr>
          <w:p w14:paraId="44194642"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725</w:t>
            </w:r>
          </w:p>
        </w:tc>
        <w:tc>
          <w:tcPr>
            <w:tcW w:w="1536" w:type="dxa"/>
            <w:gridSpan w:val="2"/>
          </w:tcPr>
          <w:p w14:paraId="18A924C6" w14:textId="77777777" w:rsidR="00A91087" w:rsidRPr="008F4668" w:rsidRDefault="00A91087" w:rsidP="00A91087">
            <w:pPr>
              <w:spacing w:line="360" w:lineRule="auto"/>
              <w:jc w:val="center"/>
              <w:rPr>
                <w:rFonts w:ascii="Times New Roman" w:hAnsi="Times New Roman" w:cs="Times New Roman"/>
                <w:sz w:val="24"/>
                <w:szCs w:val="24"/>
                <w:vertAlign w:val="superscript"/>
              </w:rPr>
            </w:pPr>
            <w:r>
              <w:rPr>
                <w:rFonts w:ascii="Times New Roman" w:hAnsi="Times New Roman" w:cs="Times New Roman"/>
                <w:sz w:val="24"/>
                <w:szCs w:val="24"/>
              </w:rPr>
              <w:t>332</w:t>
            </w:r>
            <w:r>
              <w:rPr>
                <w:rFonts w:ascii="Times New Roman" w:hAnsi="Times New Roman" w:cs="Times New Roman"/>
                <w:sz w:val="24"/>
                <w:szCs w:val="24"/>
                <w:vertAlign w:val="superscript"/>
              </w:rPr>
              <w:t>a</w:t>
            </w:r>
          </w:p>
        </w:tc>
        <w:tc>
          <w:tcPr>
            <w:tcW w:w="1536" w:type="dxa"/>
            <w:gridSpan w:val="2"/>
          </w:tcPr>
          <w:p w14:paraId="2BF48EC1" w14:textId="77777777" w:rsidR="00A91087" w:rsidRPr="00605121" w:rsidRDefault="00A91087" w:rsidP="00A91087">
            <w:pPr>
              <w:spacing w:line="360" w:lineRule="auto"/>
              <w:jc w:val="center"/>
              <w:rPr>
                <w:rFonts w:ascii="Times New Roman" w:hAnsi="Times New Roman" w:cs="Times New Roman"/>
                <w:sz w:val="24"/>
                <w:szCs w:val="24"/>
              </w:rPr>
            </w:pPr>
            <w:r w:rsidRPr="00A2363B">
              <w:rPr>
                <w:rFonts w:ascii="Times New Roman" w:hAnsi="Times New Roman" w:cs="Times New Roman"/>
                <w:sz w:val="24"/>
                <w:szCs w:val="24"/>
              </w:rPr>
              <w:t>26</w:t>
            </w:r>
            <w:r>
              <w:rPr>
                <w:rFonts w:ascii="Times New Roman" w:hAnsi="Times New Roman" w:cs="Times New Roman"/>
                <w:sz w:val="24"/>
                <w:szCs w:val="24"/>
              </w:rPr>
              <w:t>5</w:t>
            </w:r>
            <w:r w:rsidRPr="00A2363B">
              <w:rPr>
                <w:rFonts w:ascii="Times New Roman" w:hAnsi="Times New Roman" w:cs="Times New Roman"/>
                <w:sz w:val="24"/>
                <w:szCs w:val="24"/>
              </w:rPr>
              <w:t>5</w:t>
            </w:r>
          </w:p>
        </w:tc>
        <w:tc>
          <w:tcPr>
            <w:tcW w:w="1536" w:type="dxa"/>
            <w:gridSpan w:val="4"/>
          </w:tcPr>
          <w:p w14:paraId="60155F3F" w14:textId="77777777" w:rsidR="00A91087" w:rsidRPr="00605121" w:rsidRDefault="00A91087" w:rsidP="00A91087">
            <w:pPr>
              <w:spacing w:line="360" w:lineRule="auto"/>
              <w:jc w:val="center"/>
              <w:rPr>
                <w:rFonts w:ascii="Times New Roman" w:hAnsi="Times New Roman" w:cs="Times New Roman"/>
                <w:sz w:val="24"/>
                <w:szCs w:val="24"/>
              </w:rPr>
            </w:pPr>
            <w:r w:rsidRPr="00B33A2B">
              <w:rPr>
                <w:rFonts w:ascii="Times New Roman" w:hAnsi="Times New Roman" w:cs="Times New Roman"/>
                <w:sz w:val="24"/>
                <w:szCs w:val="24"/>
              </w:rPr>
              <w:t>775</w:t>
            </w:r>
          </w:p>
        </w:tc>
        <w:tc>
          <w:tcPr>
            <w:tcW w:w="1536" w:type="dxa"/>
            <w:gridSpan w:val="4"/>
          </w:tcPr>
          <w:p w14:paraId="2EF3EBA0" w14:textId="77777777" w:rsidR="00A91087" w:rsidRPr="00F95E7E" w:rsidRDefault="00A91087" w:rsidP="00A91087">
            <w:pPr>
              <w:spacing w:line="360" w:lineRule="auto"/>
              <w:jc w:val="center"/>
              <w:rPr>
                <w:rFonts w:ascii="Times New Roman" w:hAnsi="Times New Roman" w:cs="Times New Roman"/>
                <w:sz w:val="24"/>
                <w:szCs w:val="24"/>
                <w:vertAlign w:val="superscript"/>
              </w:rPr>
            </w:pPr>
            <w:r w:rsidRPr="00A17EC1">
              <w:rPr>
                <w:rFonts w:ascii="Times New Roman" w:hAnsi="Times New Roman" w:cs="Times New Roman"/>
                <w:sz w:val="24"/>
                <w:szCs w:val="24"/>
              </w:rPr>
              <w:t>1137</w:t>
            </w:r>
            <w:r>
              <w:rPr>
                <w:rFonts w:ascii="Times New Roman" w:hAnsi="Times New Roman" w:cs="Times New Roman"/>
                <w:sz w:val="24"/>
                <w:szCs w:val="24"/>
                <w:vertAlign w:val="superscript"/>
              </w:rPr>
              <w:t>b</w:t>
            </w:r>
          </w:p>
        </w:tc>
        <w:tc>
          <w:tcPr>
            <w:tcW w:w="1536" w:type="dxa"/>
            <w:gridSpan w:val="2"/>
          </w:tcPr>
          <w:p w14:paraId="5EA316A4" w14:textId="77777777" w:rsidR="00A91087" w:rsidRPr="00605121" w:rsidRDefault="00A91087" w:rsidP="00A91087">
            <w:pPr>
              <w:spacing w:line="360" w:lineRule="auto"/>
              <w:jc w:val="center"/>
              <w:rPr>
                <w:rFonts w:ascii="Times New Roman" w:hAnsi="Times New Roman" w:cs="Times New Roman"/>
                <w:sz w:val="24"/>
                <w:szCs w:val="24"/>
              </w:rPr>
            </w:pPr>
            <w:r w:rsidRPr="00B33A2B">
              <w:rPr>
                <w:rFonts w:ascii="Times New Roman" w:hAnsi="Times New Roman" w:cs="Times New Roman"/>
                <w:sz w:val="24"/>
                <w:szCs w:val="24"/>
              </w:rPr>
              <w:t>227</w:t>
            </w:r>
          </w:p>
        </w:tc>
        <w:tc>
          <w:tcPr>
            <w:tcW w:w="1537" w:type="dxa"/>
            <w:gridSpan w:val="4"/>
          </w:tcPr>
          <w:p w14:paraId="31A8704A" w14:textId="77777777" w:rsidR="00A91087" w:rsidRPr="00F95E7E" w:rsidRDefault="00A91087" w:rsidP="00A91087">
            <w:pPr>
              <w:spacing w:line="360" w:lineRule="auto"/>
              <w:jc w:val="center"/>
              <w:rPr>
                <w:rFonts w:ascii="Times New Roman" w:hAnsi="Times New Roman" w:cs="Times New Roman"/>
                <w:sz w:val="24"/>
                <w:szCs w:val="24"/>
                <w:vertAlign w:val="superscript"/>
              </w:rPr>
            </w:pPr>
            <w:r w:rsidRPr="009A602B">
              <w:rPr>
                <w:rFonts w:ascii="Times New Roman" w:hAnsi="Times New Roman" w:cs="Times New Roman"/>
                <w:sz w:val="24"/>
                <w:szCs w:val="24"/>
              </w:rPr>
              <w:t>336</w:t>
            </w:r>
            <w:r>
              <w:rPr>
                <w:rFonts w:ascii="Times New Roman" w:hAnsi="Times New Roman" w:cs="Times New Roman"/>
                <w:sz w:val="24"/>
                <w:szCs w:val="24"/>
                <w:vertAlign w:val="superscript"/>
              </w:rPr>
              <w:t>c</w:t>
            </w:r>
          </w:p>
        </w:tc>
        <w:tc>
          <w:tcPr>
            <w:tcW w:w="1536" w:type="dxa"/>
            <w:gridSpan w:val="2"/>
          </w:tcPr>
          <w:p w14:paraId="25E89123" w14:textId="77777777" w:rsidR="00A91087" w:rsidRPr="00F95E7E" w:rsidRDefault="00A91087" w:rsidP="00A91087">
            <w:pPr>
              <w:spacing w:line="360" w:lineRule="auto"/>
              <w:jc w:val="center"/>
              <w:rPr>
                <w:rFonts w:ascii="Times New Roman" w:hAnsi="Times New Roman" w:cs="Times New Roman"/>
                <w:sz w:val="24"/>
                <w:szCs w:val="24"/>
                <w:vertAlign w:val="superscript"/>
              </w:rPr>
            </w:pPr>
            <w:r w:rsidRPr="00D03C81">
              <w:rPr>
                <w:rFonts w:ascii="Times New Roman" w:hAnsi="Times New Roman" w:cs="Times New Roman"/>
                <w:sz w:val="24"/>
                <w:szCs w:val="24"/>
              </w:rPr>
              <w:t>595</w:t>
            </w:r>
            <w:r>
              <w:rPr>
                <w:rFonts w:ascii="Times New Roman" w:hAnsi="Times New Roman" w:cs="Times New Roman"/>
                <w:sz w:val="24"/>
                <w:szCs w:val="24"/>
                <w:vertAlign w:val="superscript"/>
              </w:rPr>
              <w:t>d</w:t>
            </w:r>
          </w:p>
        </w:tc>
        <w:tc>
          <w:tcPr>
            <w:tcW w:w="1536" w:type="dxa"/>
            <w:gridSpan w:val="2"/>
          </w:tcPr>
          <w:p w14:paraId="6614C5C7" w14:textId="77777777" w:rsidR="00A91087" w:rsidRPr="00B3425F" w:rsidRDefault="00A91087" w:rsidP="00A91087">
            <w:pPr>
              <w:spacing w:line="360" w:lineRule="auto"/>
              <w:jc w:val="center"/>
              <w:rPr>
                <w:rFonts w:ascii="Times New Roman" w:hAnsi="Times New Roman" w:cs="Times New Roman"/>
                <w:sz w:val="24"/>
                <w:szCs w:val="24"/>
              </w:rPr>
            </w:pPr>
            <w:r w:rsidRPr="00D03C81">
              <w:rPr>
                <w:rFonts w:ascii="Times New Roman" w:hAnsi="Times New Roman" w:cs="Times New Roman"/>
                <w:sz w:val="24"/>
                <w:szCs w:val="24"/>
              </w:rPr>
              <w:t>695</w:t>
            </w:r>
          </w:p>
        </w:tc>
      </w:tr>
      <w:tr w:rsidR="00A91087" w:rsidRPr="00605121" w14:paraId="31458F34" w14:textId="77777777" w:rsidTr="00A91087">
        <w:trPr>
          <w:trHeight w:val="719"/>
        </w:trPr>
        <w:tc>
          <w:tcPr>
            <w:tcW w:w="1390" w:type="dxa"/>
          </w:tcPr>
          <w:p w14:paraId="47C2BD0A" w14:textId="77777777" w:rsidR="00A91087" w:rsidRPr="00504E66" w:rsidRDefault="00A91087" w:rsidP="00A91087">
            <w:pPr>
              <w:spacing w:line="360" w:lineRule="auto"/>
              <w:jc w:val="center"/>
              <w:rPr>
                <w:rFonts w:ascii="Times New Roman" w:hAnsi="Times New Roman" w:cs="Times New Roman"/>
                <w:b/>
                <w:bCs/>
                <w:sz w:val="24"/>
                <w:szCs w:val="24"/>
              </w:rPr>
            </w:pPr>
            <w:r w:rsidRPr="00504E66">
              <w:rPr>
                <w:rFonts w:ascii="Times New Roman" w:hAnsi="Times New Roman" w:cs="Times New Roman"/>
                <w:b/>
                <w:bCs/>
                <w:sz w:val="24"/>
                <w:szCs w:val="24"/>
              </w:rPr>
              <w:t>Median FU</w:t>
            </w:r>
          </w:p>
        </w:tc>
        <w:tc>
          <w:tcPr>
            <w:tcW w:w="1536" w:type="dxa"/>
            <w:gridSpan w:val="2"/>
          </w:tcPr>
          <w:p w14:paraId="14DAF7FC" w14:textId="77777777" w:rsidR="00A91087" w:rsidRPr="00605121" w:rsidRDefault="00A91087" w:rsidP="00A91087">
            <w:pPr>
              <w:spacing w:line="360" w:lineRule="auto"/>
              <w:jc w:val="center"/>
              <w:rPr>
                <w:rFonts w:ascii="Times New Roman" w:hAnsi="Times New Roman" w:cs="Times New Roman"/>
                <w:sz w:val="24"/>
                <w:szCs w:val="24"/>
              </w:rPr>
            </w:pPr>
            <w:r w:rsidRPr="00364489">
              <w:rPr>
                <w:rFonts w:ascii="Times New Roman" w:hAnsi="Times New Roman" w:cs="Times New Roman"/>
                <w:sz w:val="24"/>
                <w:szCs w:val="24"/>
              </w:rPr>
              <w:t>27 months</w:t>
            </w:r>
          </w:p>
        </w:tc>
        <w:tc>
          <w:tcPr>
            <w:tcW w:w="1536" w:type="dxa"/>
            <w:gridSpan w:val="2"/>
          </w:tcPr>
          <w:p w14:paraId="2F683FBC" w14:textId="77777777" w:rsidR="00A91087" w:rsidRPr="00605121" w:rsidRDefault="00A91087" w:rsidP="00A91087">
            <w:pPr>
              <w:spacing w:line="360" w:lineRule="auto"/>
              <w:jc w:val="center"/>
              <w:rPr>
                <w:rFonts w:ascii="Times New Roman" w:hAnsi="Times New Roman" w:cs="Times New Roman"/>
                <w:sz w:val="24"/>
                <w:szCs w:val="24"/>
              </w:rPr>
            </w:pPr>
            <w:r w:rsidRPr="00587A29">
              <w:rPr>
                <w:rFonts w:ascii="Times New Roman" w:hAnsi="Times New Roman" w:cs="Times New Roman"/>
                <w:sz w:val="24"/>
                <w:szCs w:val="24"/>
              </w:rPr>
              <w:t>26 months</w:t>
            </w:r>
          </w:p>
        </w:tc>
        <w:tc>
          <w:tcPr>
            <w:tcW w:w="1536" w:type="dxa"/>
            <w:gridSpan w:val="2"/>
          </w:tcPr>
          <w:p w14:paraId="4D61EA2F"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p>
        </w:tc>
        <w:tc>
          <w:tcPr>
            <w:tcW w:w="1536" w:type="dxa"/>
            <w:gridSpan w:val="4"/>
          </w:tcPr>
          <w:p w14:paraId="4061F394" w14:textId="77777777" w:rsidR="00A91087" w:rsidRPr="00605121" w:rsidRDefault="00A91087" w:rsidP="00A91087">
            <w:pPr>
              <w:spacing w:line="360" w:lineRule="auto"/>
              <w:jc w:val="center"/>
              <w:rPr>
                <w:rFonts w:ascii="Times New Roman" w:hAnsi="Times New Roman" w:cs="Times New Roman"/>
                <w:sz w:val="24"/>
                <w:szCs w:val="24"/>
              </w:rPr>
            </w:pPr>
            <w:r w:rsidRPr="001C0ECA">
              <w:rPr>
                <w:rFonts w:ascii="Times New Roman" w:hAnsi="Times New Roman" w:cs="Times New Roman"/>
                <w:sz w:val="24"/>
                <w:szCs w:val="24"/>
              </w:rPr>
              <w:t>53.1</w:t>
            </w:r>
            <w:r>
              <w:rPr>
                <w:rFonts w:ascii="Times New Roman" w:hAnsi="Times New Roman" w:cs="Times New Roman"/>
                <w:sz w:val="24"/>
                <w:szCs w:val="24"/>
              </w:rPr>
              <w:t xml:space="preserve"> </w:t>
            </w:r>
            <w:r w:rsidRPr="00B33A2B">
              <w:rPr>
                <w:rFonts w:ascii="Times New Roman" w:hAnsi="Times New Roman" w:cs="Times New Roman"/>
                <w:sz w:val="24"/>
                <w:szCs w:val="24"/>
              </w:rPr>
              <w:t>months</w:t>
            </w:r>
          </w:p>
        </w:tc>
        <w:tc>
          <w:tcPr>
            <w:tcW w:w="1536" w:type="dxa"/>
            <w:gridSpan w:val="4"/>
          </w:tcPr>
          <w:p w14:paraId="08CA3AD4" w14:textId="77777777" w:rsidR="00A91087" w:rsidRPr="00605121" w:rsidRDefault="00A91087" w:rsidP="00A91087">
            <w:pPr>
              <w:spacing w:line="360" w:lineRule="auto"/>
              <w:jc w:val="center"/>
              <w:rPr>
                <w:rFonts w:ascii="Times New Roman" w:hAnsi="Times New Roman" w:cs="Times New Roman"/>
                <w:sz w:val="24"/>
                <w:szCs w:val="24"/>
              </w:rPr>
            </w:pPr>
            <w:r w:rsidRPr="001E03A5">
              <w:rPr>
                <w:rFonts w:ascii="Times New Roman" w:hAnsi="Times New Roman" w:cs="Times New Roman"/>
                <w:sz w:val="24"/>
                <w:szCs w:val="24"/>
              </w:rPr>
              <w:t>26.1</w:t>
            </w:r>
            <w:r>
              <w:rPr>
                <w:rFonts w:ascii="Times New Roman" w:hAnsi="Times New Roman" w:cs="Times New Roman"/>
                <w:sz w:val="24"/>
                <w:szCs w:val="24"/>
              </w:rPr>
              <w:t>3</w:t>
            </w:r>
            <w:r w:rsidRPr="00B33A2B">
              <w:rPr>
                <w:rFonts w:ascii="Times New Roman" w:hAnsi="Times New Roman" w:cs="Times New Roman"/>
                <w:sz w:val="24"/>
                <w:szCs w:val="24"/>
              </w:rPr>
              <w:t xml:space="preserve"> months</w:t>
            </w:r>
          </w:p>
        </w:tc>
        <w:tc>
          <w:tcPr>
            <w:tcW w:w="1536" w:type="dxa"/>
            <w:gridSpan w:val="2"/>
          </w:tcPr>
          <w:p w14:paraId="513F841F" w14:textId="77777777" w:rsidR="00A91087" w:rsidRPr="00605121" w:rsidRDefault="00A91087" w:rsidP="00A91087">
            <w:pPr>
              <w:spacing w:line="360" w:lineRule="auto"/>
              <w:jc w:val="center"/>
              <w:rPr>
                <w:rFonts w:ascii="Times New Roman" w:hAnsi="Times New Roman" w:cs="Times New Roman"/>
                <w:sz w:val="24"/>
                <w:szCs w:val="24"/>
              </w:rPr>
            </w:pPr>
            <w:r w:rsidRPr="00682B23">
              <w:rPr>
                <w:rFonts w:ascii="Times New Roman" w:hAnsi="Times New Roman" w:cs="Times New Roman"/>
                <w:sz w:val="24"/>
                <w:szCs w:val="24"/>
              </w:rPr>
              <w:t>43.4 months</w:t>
            </w:r>
          </w:p>
        </w:tc>
        <w:tc>
          <w:tcPr>
            <w:tcW w:w="1537" w:type="dxa"/>
            <w:gridSpan w:val="4"/>
          </w:tcPr>
          <w:p w14:paraId="0CBC8071" w14:textId="77777777" w:rsidR="00A91087" w:rsidRPr="00605121" w:rsidRDefault="00A91087" w:rsidP="00A91087">
            <w:pPr>
              <w:spacing w:line="360" w:lineRule="auto"/>
              <w:jc w:val="center"/>
              <w:rPr>
                <w:rFonts w:ascii="Times New Roman" w:hAnsi="Times New Roman" w:cs="Times New Roman"/>
                <w:sz w:val="24"/>
                <w:szCs w:val="24"/>
              </w:rPr>
            </w:pPr>
            <w:r w:rsidRPr="00682B23">
              <w:rPr>
                <w:rFonts w:ascii="Times New Roman" w:hAnsi="Times New Roman" w:cs="Times New Roman"/>
                <w:sz w:val="24"/>
                <w:szCs w:val="24"/>
              </w:rPr>
              <w:t>39.5 months</w:t>
            </w:r>
          </w:p>
        </w:tc>
        <w:tc>
          <w:tcPr>
            <w:tcW w:w="1536" w:type="dxa"/>
            <w:gridSpan w:val="2"/>
          </w:tcPr>
          <w:p w14:paraId="36982719" w14:textId="77777777" w:rsidR="00A91087" w:rsidRPr="00682B23" w:rsidRDefault="00A91087" w:rsidP="00A91087">
            <w:pPr>
              <w:spacing w:line="360" w:lineRule="auto"/>
              <w:jc w:val="center"/>
              <w:rPr>
                <w:rFonts w:ascii="Times New Roman" w:hAnsi="Times New Roman" w:cs="Times New Roman"/>
                <w:sz w:val="24"/>
                <w:szCs w:val="24"/>
              </w:rPr>
            </w:pPr>
            <w:r w:rsidRPr="0011136C">
              <w:rPr>
                <w:rFonts w:ascii="Times New Roman" w:hAnsi="Times New Roman" w:cs="Times New Roman"/>
                <w:sz w:val="24"/>
                <w:szCs w:val="24"/>
              </w:rPr>
              <w:t>16.73</w:t>
            </w:r>
            <w:r>
              <w:rPr>
                <w:rFonts w:ascii="Times New Roman" w:hAnsi="Times New Roman" w:cs="Times New Roman"/>
                <w:sz w:val="24"/>
                <w:szCs w:val="24"/>
              </w:rPr>
              <w:t xml:space="preserve"> months</w:t>
            </w:r>
          </w:p>
        </w:tc>
        <w:tc>
          <w:tcPr>
            <w:tcW w:w="1536" w:type="dxa"/>
            <w:gridSpan w:val="2"/>
          </w:tcPr>
          <w:p w14:paraId="0620BED4" w14:textId="77777777" w:rsidR="00A91087" w:rsidRPr="00682B23" w:rsidRDefault="00A91087" w:rsidP="00A91087">
            <w:pPr>
              <w:spacing w:line="360" w:lineRule="auto"/>
              <w:jc w:val="center"/>
              <w:rPr>
                <w:rFonts w:ascii="Times New Roman" w:hAnsi="Times New Roman" w:cs="Times New Roman"/>
                <w:sz w:val="24"/>
                <w:szCs w:val="24"/>
              </w:rPr>
            </w:pPr>
            <w:r w:rsidRPr="0011136C">
              <w:rPr>
                <w:rFonts w:ascii="Times New Roman" w:hAnsi="Times New Roman" w:cs="Times New Roman"/>
                <w:sz w:val="24"/>
                <w:szCs w:val="24"/>
              </w:rPr>
              <w:t>46.13</w:t>
            </w:r>
            <w:r>
              <w:rPr>
                <w:rFonts w:ascii="Times New Roman" w:hAnsi="Times New Roman" w:cs="Times New Roman"/>
                <w:sz w:val="24"/>
                <w:szCs w:val="24"/>
              </w:rPr>
              <w:t xml:space="preserve"> months</w:t>
            </w:r>
          </w:p>
        </w:tc>
      </w:tr>
      <w:tr w:rsidR="00A91087" w:rsidRPr="00605121" w14:paraId="440B2DF6" w14:textId="77777777" w:rsidTr="00A91087">
        <w:trPr>
          <w:trHeight w:val="719"/>
        </w:trPr>
        <w:tc>
          <w:tcPr>
            <w:tcW w:w="1390" w:type="dxa"/>
          </w:tcPr>
          <w:p w14:paraId="54937C9B" w14:textId="77777777" w:rsidR="00A91087" w:rsidRPr="00504E66" w:rsidRDefault="00A91087" w:rsidP="00A91087">
            <w:pPr>
              <w:spacing w:line="360" w:lineRule="auto"/>
              <w:jc w:val="center"/>
              <w:rPr>
                <w:rFonts w:ascii="Times New Roman" w:hAnsi="Times New Roman" w:cs="Times New Roman"/>
                <w:b/>
                <w:bCs/>
                <w:sz w:val="24"/>
                <w:szCs w:val="24"/>
              </w:rPr>
            </w:pPr>
            <w:r w:rsidRPr="00504E66">
              <w:rPr>
                <w:rFonts w:ascii="Times New Roman" w:hAnsi="Times New Roman" w:cs="Times New Roman"/>
                <w:b/>
                <w:bCs/>
                <w:sz w:val="24"/>
                <w:szCs w:val="24"/>
              </w:rPr>
              <w:t>KRAS mutated</w:t>
            </w:r>
          </w:p>
        </w:tc>
        <w:tc>
          <w:tcPr>
            <w:tcW w:w="1536" w:type="dxa"/>
            <w:gridSpan w:val="2"/>
          </w:tcPr>
          <w:p w14:paraId="3920216C" w14:textId="77777777" w:rsidR="00A91087" w:rsidRPr="00605121" w:rsidRDefault="00A91087" w:rsidP="00A91087">
            <w:pPr>
              <w:spacing w:line="360" w:lineRule="auto"/>
              <w:jc w:val="center"/>
              <w:rPr>
                <w:rFonts w:ascii="Times New Roman" w:hAnsi="Times New Roman" w:cs="Times New Roman"/>
                <w:sz w:val="24"/>
                <w:szCs w:val="24"/>
              </w:rPr>
            </w:pPr>
            <w:r w:rsidRPr="00573051">
              <w:rPr>
                <w:rFonts w:ascii="Times New Roman" w:hAnsi="Times New Roman" w:cs="Times New Roman"/>
                <w:sz w:val="24"/>
                <w:szCs w:val="24"/>
              </w:rPr>
              <w:t>262</w:t>
            </w:r>
          </w:p>
        </w:tc>
        <w:tc>
          <w:tcPr>
            <w:tcW w:w="1536" w:type="dxa"/>
            <w:gridSpan w:val="2"/>
          </w:tcPr>
          <w:p w14:paraId="20AF0148"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97</w:t>
            </w:r>
          </w:p>
        </w:tc>
        <w:tc>
          <w:tcPr>
            <w:tcW w:w="1536" w:type="dxa"/>
            <w:gridSpan w:val="2"/>
          </w:tcPr>
          <w:p w14:paraId="74D0E0D9" w14:textId="77777777" w:rsidR="00A91087" w:rsidRPr="00605121" w:rsidRDefault="00A91087" w:rsidP="00A91087">
            <w:pPr>
              <w:spacing w:line="360" w:lineRule="auto"/>
              <w:jc w:val="center"/>
              <w:rPr>
                <w:rFonts w:ascii="Times New Roman" w:hAnsi="Times New Roman" w:cs="Times New Roman"/>
                <w:sz w:val="24"/>
                <w:szCs w:val="24"/>
              </w:rPr>
            </w:pPr>
            <w:r w:rsidRPr="009C53B1">
              <w:rPr>
                <w:rFonts w:ascii="Times New Roman" w:hAnsi="Times New Roman" w:cs="Times New Roman"/>
                <w:sz w:val="24"/>
                <w:szCs w:val="24"/>
              </w:rPr>
              <w:t>1116</w:t>
            </w:r>
          </w:p>
        </w:tc>
        <w:tc>
          <w:tcPr>
            <w:tcW w:w="1536" w:type="dxa"/>
            <w:gridSpan w:val="4"/>
          </w:tcPr>
          <w:p w14:paraId="0C4EDFCB" w14:textId="77777777" w:rsidR="00A91087" w:rsidRPr="00605121" w:rsidRDefault="00A91087" w:rsidP="00A91087">
            <w:pPr>
              <w:spacing w:line="360" w:lineRule="auto"/>
              <w:jc w:val="center"/>
              <w:rPr>
                <w:rFonts w:ascii="Times New Roman" w:hAnsi="Times New Roman" w:cs="Times New Roman"/>
                <w:sz w:val="24"/>
                <w:szCs w:val="24"/>
              </w:rPr>
            </w:pPr>
            <w:r w:rsidRPr="000845BF">
              <w:rPr>
                <w:rFonts w:ascii="Times New Roman" w:hAnsi="Times New Roman" w:cs="Times New Roman"/>
                <w:sz w:val="24"/>
                <w:szCs w:val="24"/>
              </w:rPr>
              <w:t>299</w:t>
            </w:r>
          </w:p>
        </w:tc>
        <w:tc>
          <w:tcPr>
            <w:tcW w:w="1536" w:type="dxa"/>
            <w:gridSpan w:val="4"/>
          </w:tcPr>
          <w:p w14:paraId="48EC2512" w14:textId="77777777" w:rsidR="00A91087" w:rsidRPr="00605121" w:rsidRDefault="00A91087" w:rsidP="00A91087">
            <w:pPr>
              <w:spacing w:line="360" w:lineRule="auto"/>
              <w:jc w:val="center"/>
              <w:rPr>
                <w:rFonts w:ascii="Times New Roman" w:hAnsi="Times New Roman" w:cs="Times New Roman"/>
                <w:sz w:val="24"/>
                <w:szCs w:val="24"/>
              </w:rPr>
            </w:pPr>
            <w:r w:rsidRPr="00000FC7">
              <w:rPr>
                <w:rFonts w:ascii="Times New Roman" w:hAnsi="Times New Roman" w:cs="Times New Roman"/>
                <w:sz w:val="24"/>
                <w:szCs w:val="24"/>
              </w:rPr>
              <w:t>297</w:t>
            </w:r>
          </w:p>
        </w:tc>
        <w:tc>
          <w:tcPr>
            <w:tcW w:w="1536" w:type="dxa"/>
            <w:gridSpan w:val="2"/>
          </w:tcPr>
          <w:p w14:paraId="2656F177"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78</w:t>
            </w:r>
          </w:p>
        </w:tc>
        <w:tc>
          <w:tcPr>
            <w:tcW w:w="1537" w:type="dxa"/>
            <w:gridSpan w:val="4"/>
          </w:tcPr>
          <w:p w14:paraId="707A3878"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124</w:t>
            </w:r>
          </w:p>
        </w:tc>
        <w:tc>
          <w:tcPr>
            <w:tcW w:w="1536" w:type="dxa"/>
            <w:gridSpan w:val="2"/>
          </w:tcPr>
          <w:p w14:paraId="1BD5566C" w14:textId="77777777" w:rsidR="00A91087" w:rsidRDefault="00A91087" w:rsidP="00A91087">
            <w:pPr>
              <w:spacing w:line="360" w:lineRule="auto"/>
              <w:jc w:val="center"/>
              <w:rPr>
                <w:rFonts w:ascii="Times New Roman" w:hAnsi="Times New Roman" w:cs="Times New Roman"/>
                <w:sz w:val="24"/>
                <w:szCs w:val="24"/>
              </w:rPr>
            </w:pPr>
            <w:r w:rsidRPr="005A7D7F">
              <w:rPr>
                <w:rFonts w:ascii="Times New Roman" w:hAnsi="Times New Roman" w:cs="Times New Roman"/>
                <w:sz w:val="24"/>
                <w:szCs w:val="24"/>
              </w:rPr>
              <w:t>147</w:t>
            </w:r>
          </w:p>
        </w:tc>
        <w:tc>
          <w:tcPr>
            <w:tcW w:w="1536" w:type="dxa"/>
            <w:gridSpan w:val="2"/>
          </w:tcPr>
          <w:p w14:paraId="62612667" w14:textId="77777777" w:rsidR="00A91087" w:rsidRDefault="00A91087" w:rsidP="00A91087">
            <w:pPr>
              <w:spacing w:line="360" w:lineRule="auto"/>
              <w:jc w:val="center"/>
              <w:rPr>
                <w:rFonts w:ascii="Times New Roman" w:hAnsi="Times New Roman" w:cs="Times New Roman"/>
                <w:sz w:val="24"/>
                <w:szCs w:val="24"/>
              </w:rPr>
            </w:pPr>
            <w:r w:rsidRPr="005A7D7F">
              <w:rPr>
                <w:rFonts w:ascii="Times New Roman" w:hAnsi="Times New Roman" w:cs="Times New Roman"/>
                <w:sz w:val="24"/>
                <w:szCs w:val="24"/>
              </w:rPr>
              <w:t>304</w:t>
            </w:r>
          </w:p>
        </w:tc>
      </w:tr>
      <w:tr w:rsidR="00A91087" w:rsidRPr="00605121" w14:paraId="3781664C" w14:textId="77777777" w:rsidTr="00A91087">
        <w:trPr>
          <w:trHeight w:val="344"/>
        </w:trPr>
        <w:tc>
          <w:tcPr>
            <w:tcW w:w="1390" w:type="dxa"/>
            <w:vMerge w:val="restart"/>
          </w:tcPr>
          <w:p w14:paraId="7BEF0976" w14:textId="77777777" w:rsidR="00A91087" w:rsidRPr="00504E66" w:rsidRDefault="00A91087" w:rsidP="00A91087">
            <w:pPr>
              <w:spacing w:line="360" w:lineRule="auto"/>
              <w:jc w:val="center"/>
              <w:rPr>
                <w:rFonts w:ascii="Times New Roman" w:hAnsi="Times New Roman" w:cs="Times New Roman"/>
                <w:b/>
                <w:bCs/>
                <w:sz w:val="24"/>
                <w:szCs w:val="24"/>
              </w:rPr>
            </w:pPr>
          </w:p>
        </w:tc>
        <w:tc>
          <w:tcPr>
            <w:tcW w:w="806" w:type="dxa"/>
          </w:tcPr>
          <w:p w14:paraId="1C4ADE91" w14:textId="77777777" w:rsidR="00A91087" w:rsidRPr="00573051"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730" w:type="dxa"/>
          </w:tcPr>
          <w:p w14:paraId="7F492D53" w14:textId="77777777" w:rsidR="00A91087" w:rsidRPr="00573051"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806" w:type="dxa"/>
          </w:tcPr>
          <w:p w14:paraId="355CC263" w14:textId="77777777" w:rsidR="00A91087"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730" w:type="dxa"/>
          </w:tcPr>
          <w:p w14:paraId="429A25E8" w14:textId="77777777" w:rsidR="00A91087"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806" w:type="dxa"/>
          </w:tcPr>
          <w:p w14:paraId="2EAD1C3C" w14:textId="77777777" w:rsidR="00A91087" w:rsidRPr="00605121"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730" w:type="dxa"/>
          </w:tcPr>
          <w:p w14:paraId="4220F34D" w14:textId="77777777" w:rsidR="00A91087" w:rsidRPr="00605121"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Left</w:t>
            </w:r>
          </w:p>
        </w:tc>
        <w:tc>
          <w:tcPr>
            <w:tcW w:w="787" w:type="dxa"/>
            <w:gridSpan w:val="3"/>
          </w:tcPr>
          <w:p w14:paraId="0522B215" w14:textId="77777777" w:rsidR="00A91087" w:rsidRPr="00605121"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Right</w:t>
            </w:r>
          </w:p>
        </w:tc>
        <w:tc>
          <w:tcPr>
            <w:tcW w:w="749" w:type="dxa"/>
          </w:tcPr>
          <w:p w14:paraId="1F1692B1" w14:textId="77777777" w:rsidR="00A91087" w:rsidRPr="00605121"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798" w:type="dxa"/>
            <w:gridSpan w:val="3"/>
          </w:tcPr>
          <w:p w14:paraId="40065995" w14:textId="77777777" w:rsidR="00A91087" w:rsidRPr="00605121"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738" w:type="dxa"/>
          </w:tcPr>
          <w:p w14:paraId="4EA77555" w14:textId="77777777" w:rsidR="00A91087" w:rsidRPr="00605121"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750" w:type="dxa"/>
          </w:tcPr>
          <w:p w14:paraId="094D0D4E" w14:textId="77777777" w:rsidR="00A91087" w:rsidRPr="00605121"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786" w:type="dxa"/>
          </w:tcPr>
          <w:p w14:paraId="6C04317D" w14:textId="77777777" w:rsidR="00A91087" w:rsidRPr="00605121"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768" w:type="dxa"/>
            <w:gridSpan w:val="3"/>
          </w:tcPr>
          <w:p w14:paraId="77EB858A" w14:textId="77777777" w:rsidR="00A91087" w:rsidRPr="00605121"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769" w:type="dxa"/>
          </w:tcPr>
          <w:p w14:paraId="216EE629" w14:textId="77777777" w:rsidR="00A91087" w:rsidRPr="00605121"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838" w:type="dxa"/>
          </w:tcPr>
          <w:p w14:paraId="36808371" w14:textId="77777777" w:rsidR="00A91087" w:rsidRPr="005F2E18"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698" w:type="dxa"/>
          </w:tcPr>
          <w:p w14:paraId="7B3F6A00" w14:textId="77777777" w:rsidR="00A91087" w:rsidRPr="005F2E18"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840" w:type="dxa"/>
          </w:tcPr>
          <w:p w14:paraId="4AD28E0A" w14:textId="77777777" w:rsidR="00A91087" w:rsidRPr="005F2E18"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696" w:type="dxa"/>
          </w:tcPr>
          <w:p w14:paraId="0AA00235" w14:textId="77777777" w:rsidR="00A91087" w:rsidRPr="005F2E18"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r>
      <w:tr w:rsidR="00A91087" w:rsidRPr="00605121" w14:paraId="4159C087" w14:textId="77777777" w:rsidTr="00A91087">
        <w:trPr>
          <w:trHeight w:val="375"/>
        </w:trPr>
        <w:tc>
          <w:tcPr>
            <w:tcW w:w="1390" w:type="dxa"/>
            <w:vMerge/>
            <w:tcBorders>
              <w:bottom w:val="single" w:sz="4" w:space="0" w:color="auto"/>
            </w:tcBorders>
          </w:tcPr>
          <w:p w14:paraId="7A3E508A" w14:textId="77777777" w:rsidR="00A91087" w:rsidRPr="005F2E18" w:rsidRDefault="00A91087" w:rsidP="00A91087">
            <w:pPr>
              <w:spacing w:line="360" w:lineRule="auto"/>
              <w:jc w:val="center"/>
              <w:rPr>
                <w:rFonts w:ascii="Times New Roman" w:hAnsi="Times New Roman" w:cs="Times New Roman"/>
                <w:sz w:val="24"/>
                <w:szCs w:val="24"/>
              </w:rPr>
            </w:pPr>
          </w:p>
        </w:tc>
        <w:tc>
          <w:tcPr>
            <w:tcW w:w="806" w:type="dxa"/>
          </w:tcPr>
          <w:p w14:paraId="43A4C3A8" w14:textId="77777777" w:rsidR="00A91087" w:rsidRPr="00605121" w:rsidRDefault="00A91087" w:rsidP="00A91087">
            <w:pPr>
              <w:spacing w:line="360" w:lineRule="auto"/>
              <w:jc w:val="center"/>
              <w:rPr>
                <w:rFonts w:ascii="Times New Roman" w:hAnsi="Times New Roman" w:cs="Times New Roman"/>
                <w:sz w:val="24"/>
                <w:szCs w:val="24"/>
              </w:rPr>
            </w:pPr>
            <w:r w:rsidRPr="00A82755">
              <w:rPr>
                <w:rFonts w:ascii="Times New Roman" w:hAnsi="Times New Roman" w:cs="Times New Roman"/>
                <w:sz w:val="24"/>
                <w:szCs w:val="24"/>
              </w:rPr>
              <w:t>92</w:t>
            </w:r>
          </w:p>
        </w:tc>
        <w:tc>
          <w:tcPr>
            <w:tcW w:w="730" w:type="dxa"/>
          </w:tcPr>
          <w:p w14:paraId="22F2D1E2" w14:textId="77777777" w:rsidR="00A91087" w:rsidRPr="00605121" w:rsidRDefault="00A91087" w:rsidP="00A91087">
            <w:pPr>
              <w:spacing w:line="360" w:lineRule="auto"/>
              <w:jc w:val="center"/>
              <w:rPr>
                <w:rFonts w:ascii="Times New Roman" w:hAnsi="Times New Roman" w:cs="Times New Roman"/>
                <w:sz w:val="24"/>
                <w:szCs w:val="24"/>
              </w:rPr>
            </w:pPr>
            <w:r w:rsidRPr="00A82755">
              <w:rPr>
                <w:rFonts w:ascii="Times New Roman" w:hAnsi="Times New Roman" w:cs="Times New Roman"/>
                <w:sz w:val="24"/>
                <w:szCs w:val="24"/>
              </w:rPr>
              <w:t>170</w:t>
            </w:r>
          </w:p>
        </w:tc>
        <w:tc>
          <w:tcPr>
            <w:tcW w:w="806" w:type="dxa"/>
          </w:tcPr>
          <w:p w14:paraId="586A9A60" w14:textId="77777777" w:rsidR="00A91087" w:rsidRPr="00605121" w:rsidRDefault="00A91087" w:rsidP="00A91087">
            <w:pPr>
              <w:spacing w:line="360" w:lineRule="auto"/>
              <w:jc w:val="center"/>
              <w:rPr>
                <w:rFonts w:ascii="Times New Roman" w:hAnsi="Times New Roman" w:cs="Times New Roman"/>
                <w:sz w:val="24"/>
                <w:szCs w:val="24"/>
              </w:rPr>
            </w:pPr>
            <w:r w:rsidRPr="00DA46F8">
              <w:rPr>
                <w:rFonts w:ascii="Times New Roman" w:hAnsi="Times New Roman" w:cs="Times New Roman"/>
                <w:sz w:val="24"/>
                <w:szCs w:val="24"/>
              </w:rPr>
              <w:t>29</w:t>
            </w:r>
          </w:p>
        </w:tc>
        <w:tc>
          <w:tcPr>
            <w:tcW w:w="730" w:type="dxa"/>
          </w:tcPr>
          <w:p w14:paraId="0CB13576" w14:textId="77777777" w:rsidR="00A91087" w:rsidRPr="00605121" w:rsidRDefault="00A91087" w:rsidP="00A91087">
            <w:pPr>
              <w:spacing w:line="360" w:lineRule="auto"/>
              <w:jc w:val="center"/>
              <w:rPr>
                <w:rFonts w:ascii="Times New Roman" w:hAnsi="Times New Roman" w:cs="Times New Roman"/>
                <w:sz w:val="24"/>
                <w:szCs w:val="24"/>
              </w:rPr>
            </w:pPr>
            <w:r w:rsidRPr="0032162C">
              <w:rPr>
                <w:rFonts w:ascii="Times New Roman" w:hAnsi="Times New Roman" w:cs="Times New Roman"/>
                <w:sz w:val="24"/>
                <w:szCs w:val="24"/>
              </w:rPr>
              <w:t>68</w:t>
            </w:r>
          </w:p>
        </w:tc>
        <w:tc>
          <w:tcPr>
            <w:tcW w:w="806" w:type="dxa"/>
          </w:tcPr>
          <w:p w14:paraId="055CA884" w14:textId="77777777" w:rsidR="00A91087" w:rsidRPr="00605121" w:rsidRDefault="00A91087" w:rsidP="00A91087">
            <w:pPr>
              <w:spacing w:line="360" w:lineRule="auto"/>
              <w:jc w:val="center"/>
              <w:rPr>
                <w:rFonts w:ascii="Times New Roman" w:hAnsi="Times New Roman" w:cs="Times New Roman"/>
                <w:sz w:val="24"/>
                <w:szCs w:val="24"/>
              </w:rPr>
            </w:pPr>
            <w:r w:rsidRPr="00F65062">
              <w:rPr>
                <w:rFonts w:ascii="Times New Roman" w:hAnsi="Times New Roman" w:cs="Times New Roman"/>
                <w:sz w:val="24"/>
                <w:szCs w:val="24"/>
              </w:rPr>
              <w:t>651</w:t>
            </w:r>
          </w:p>
        </w:tc>
        <w:tc>
          <w:tcPr>
            <w:tcW w:w="730" w:type="dxa"/>
          </w:tcPr>
          <w:p w14:paraId="4EB98FB7" w14:textId="77777777" w:rsidR="00A91087" w:rsidRPr="00605121" w:rsidRDefault="00A91087" w:rsidP="00A91087">
            <w:pPr>
              <w:spacing w:line="360" w:lineRule="auto"/>
              <w:jc w:val="center"/>
              <w:rPr>
                <w:rFonts w:ascii="Times New Roman" w:hAnsi="Times New Roman" w:cs="Times New Roman"/>
                <w:sz w:val="24"/>
                <w:szCs w:val="24"/>
              </w:rPr>
            </w:pPr>
            <w:r w:rsidRPr="00F65062">
              <w:rPr>
                <w:rFonts w:ascii="Times New Roman" w:hAnsi="Times New Roman" w:cs="Times New Roman"/>
                <w:sz w:val="24"/>
                <w:szCs w:val="24"/>
              </w:rPr>
              <w:t>465</w:t>
            </w:r>
          </w:p>
        </w:tc>
        <w:tc>
          <w:tcPr>
            <w:tcW w:w="757" w:type="dxa"/>
            <w:gridSpan w:val="2"/>
          </w:tcPr>
          <w:p w14:paraId="3FCB4F6C"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112</w:t>
            </w:r>
          </w:p>
        </w:tc>
        <w:tc>
          <w:tcPr>
            <w:tcW w:w="779" w:type="dxa"/>
            <w:gridSpan w:val="2"/>
          </w:tcPr>
          <w:p w14:paraId="75B2CA4F"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187</w:t>
            </w:r>
          </w:p>
        </w:tc>
        <w:tc>
          <w:tcPr>
            <w:tcW w:w="774" w:type="dxa"/>
            <w:gridSpan w:val="2"/>
          </w:tcPr>
          <w:p w14:paraId="67081E00" w14:textId="77777777" w:rsidR="00A91087" w:rsidRPr="00605121" w:rsidRDefault="00A91087" w:rsidP="00A91087">
            <w:pPr>
              <w:spacing w:line="360" w:lineRule="auto"/>
              <w:jc w:val="center"/>
              <w:rPr>
                <w:rFonts w:ascii="Times New Roman" w:hAnsi="Times New Roman" w:cs="Times New Roman"/>
                <w:sz w:val="24"/>
                <w:szCs w:val="24"/>
              </w:rPr>
            </w:pPr>
            <w:r w:rsidRPr="00BD44AF">
              <w:rPr>
                <w:rFonts w:ascii="Times New Roman" w:hAnsi="Times New Roman" w:cs="Times New Roman"/>
                <w:sz w:val="24"/>
                <w:szCs w:val="24"/>
              </w:rPr>
              <w:t>124</w:t>
            </w:r>
          </w:p>
        </w:tc>
        <w:tc>
          <w:tcPr>
            <w:tcW w:w="762" w:type="dxa"/>
            <w:gridSpan w:val="2"/>
          </w:tcPr>
          <w:p w14:paraId="3D73D605" w14:textId="77777777" w:rsidR="00A91087" w:rsidRPr="00605121" w:rsidRDefault="00A91087" w:rsidP="00A91087">
            <w:pPr>
              <w:spacing w:line="360" w:lineRule="auto"/>
              <w:jc w:val="center"/>
              <w:rPr>
                <w:rFonts w:ascii="Times New Roman" w:hAnsi="Times New Roman" w:cs="Times New Roman"/>
                <w:sz w:val="24"/>
                <w:szCs w:val="24"/>
              </w:rPr>
            </w:pPr>
            <w:r w:rsidRPr="00BD44AF">
              <w:rPr>
                <w:rFonts w:ascii="Times New Roman" w:hAnsi="Times New Roman" w:cs="Times New Roman"/>
                <w:sz w:val="24"/>
                <w:szCs w:val="24"/>
              </w:rPr>
              <w:t>173</w:t>
            </w:r>
          </w:p>
        </w:tc>
        <w:tc>
          <w:tcPr>
            <w:tcW w:w="750" w:type="dxa"/>
          </w:tcPr>
          <w:p w14:paraId="1FE64680"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786" w:type="dxa"/>
          </w:tcPr>
          <w:p w14:paraId="602B5751"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57</w:t>
            </w:r>
          </w:p>
        </w:tc>
        <w:tc>
          <w:tcPr>
            <w:tcW w:w="756" w:type="dxa"/>
            <w:gridSpan w:val="2"/>
          </w:tcPr>
          <w:p w14:paraId="79C1AED1"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41</w:t>
            </w:r>
          </w:p>
        </w:tc>
        <w:tc>
          <w:tcPr>
            <w:tcW w:w="781" w:type="dxa"/>
            <w:gridSpan w:val="2"/>
          </w:tcPr>
          <w:p w14:paraId="165C7373" w14:textId="77777777" w:rsidR="00A91087" w:rsidRPr="00605121" w:rsidRDefault="00A91087" w:rsidP="00A91087">
            <w:pPr>
              <w:spacing w:line="360" w:lineRule="auto"/>
              <w:jc w:val="center"/>
              <w:rPr>
                <w:rFonts w:ascii="Times New Roman" w:hAnsi="Times New Roman" w:cs="Times New Roman"/>
                <w:sz w:val="24"/>
                <w:szCs w:val="24"/>
              </w:rPr>
            </w:pPr>
            <w:r w:rsidRPr="00FA0946">
              <w:rPr>
                <w:rFonts w:ascii="Times New Roman" w:hAnsi="Times New Roman" w:cs="Times New Roman"/>
                <w:sz w:val="24"/>
                <w:szCs w:val="24"/>
              </w:rPr>
              <w:t>83</w:t>
            </w:r>
          </w:p>
        </w:tc>
        <w:tc>
          <w:tcPr>
            <w:tcW w:w="838" w:type="dxa"/>
          </w:tcPr>
          <w:p w14:paraId="73C5CF6D" w14:textId="77777777" w:rsidR="00A91087" w:rsidRPr="00FA0946"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698" w:type="dxa"/>
          </w:tcPr>
          <w:p w14:paraId="06B381D6" w14:textId="77777777" w:rsidR="00A91087" w:rsidRPr="00FA0946"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116</w:t>
            </w:r>
          </w:p>
        </w:tc>
        <w:tc>
          <w:tcPr>
            <w:tcW w:w="840" w:type="dxa"/>
          </w:tcPr>
          <w:p w14:paraId="2F889E53" w14:textId="77777777" w:rsidR="00A91087" w:rsidRPr="00FA0946"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180</w:t>
            </w:r>
          </w:p>
        </w:tc>
        <w:tc>
          <w:tcPr>
            <w:tcW w:w="696" w:type="dxa"/>
          </w:tcPr>
          <w:p w14:paraId="272E96BE" w14:textId="77777777" w:rsidR="00A91087" w:rsidRPr="00FA0946"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124</w:t>
            </w:r>
          </w:p>
        </w:tc>
      </w:tr>
      <w:tr w:rsidR="00A91087" w:rsidRPr="00605121" w14:paraId="2CFC7B27" w14:textId="77777777" w:rsidTr="00A91087">
        <w:trPr>
          <w:trHeight w:val="688"/>
        </w:trPr>
        <w:tc>
          <w:tcPr>
            <w:tcW w:w="1390" w:type="dxa"/>
          </w:tcPr>
          <w:p w14:paraId="2B3BDC27" w14:textId="77777777" w:rsidR="00A91087" w:rsidRPr="00504E66" w:rsidRDefault="00A91087" w:rsidP="00A91087">
            <w:pPr>
              <w:spacing w:line="360" w:lineRule="auto"/>
              <w:jc w:val="center"/>
              <w:rPr>
                <w:rFonts w:ascii="Times New Roman" w:hAnsi="Times New Roman" w:cs="Times New Roman"/>
                <w:b/>
                <w:bCs/>
                <w:sz w:val="24"/>
                <w:szCs w:val="24"/>
              </w:rPr>
            </w:pPr>
            <w:r w:rsidRPr="00504E66">
              <w:rPr>
                <w:rFonts w:ascii="Times New Roman" w:hAnsi="Times New Roman" w:cs="Times New Roman"/>
                <w:b/>
                <w:bCs/>
                <w:sz w:val="24"/>
                <w:szCs w:val="24"/>
              </w:rPr>
              <w:t>KRAS wild type</w:t>
            </w:r>
          </w:p>
        </w:tc>
        <w:tc>
          <w:tcPr>
            <w:tcW w:w="1536" w:type="dxa"/>
            <w:gridSpan w:val="2"/>
          </w:tcPr>
          <w:p w14:paraId="3279873B" w14:textId="77777777" w:rsidR="00A91087" w:rsidRPr="00605121" w:rsidRDefault="00A91087" w:rsidP="00A91087">
            <w:pPr>
              <w:spacing w:line="360" w:lineRule="auto"/>
              <w:jc w:val="center"/>
              <w:rPr>
                <w:rFonts w:ascii="Times New Roman" w:hAnsi="Times New Roman" w:cs="Times New Roman"/>
                <w:sz w:val="24"/>
                <w:szCs w:val="24"/>
              </w:rPr>
            </w:pPr>
            <w:r w:rsidRPr="00586349">
              <w:rPr>
                <w:rFonts w:ascii="Times New Roman" w:hAnsi="Times New Roman" w:cs="Times New Roman"/>
                <w:sz w:val="24"/>
                <w:szCs w:val="24"/>
              </w:rPr>
              <w:t>463</w:t>
            </w:r>
          </w:p>
        </w:tc>
        <w:tc>
          <w:tcPr>
            <w:tcW w:w="1536" w:type="dxa"/>
            <w:gridSpan w:val="2"/>
          </w:tcPr>
          <w:p w14:paraId="7B45ABB6"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233</w:t>
            </w:r>
          </w:p>
        </w:tc>
        <w:tc>
          <w:tcPr>
            <w:tcW w:w="1536" w:type="dxa"/>
            <w:gridSpan w:val="2"/>
          </w:tcPr>
          <w:p w14:paraId="3AD957AF" w14:textId="77777777" w:rsidR="00A91087" w:rsidRPr="00605121" w:rsidRDefault="00A91087" w:rsidP="00A91087">
            <w:pPr>
              <w:spacing w:line="360" w:lineRule="auto"/>
              <w:jc w:val="center"/>
              <w:rPr>
                <w:rFonts w:ascii="Times New Roman" w:hAnsi="Times New Roman" w:cs="Times New Roman"/>
                <w:sz w:val="24"/>
                <w:szCs w:val="24"/>
              </w:rPr>
            </w:pPr>
            <w:r w:rsidRPr="000F2976">
              <w:rPr>
                <w:rFonts w:ascii="Times New Roman" w:hAnsi="Times New Roman" w:cs="Times New Roman"/>
                <w:sz w:val="24"/>
                <w:szCs w:val="24"/>
              </w:rPr>
              <w:t>1539</w:t>
            </w:r>
          </w:p>
        </w:tc>
        <w:tc>
          <w:tcPr>
            <w:tcW w:w="1536" w:type="dxa"/>
            <w:gridSpan w:val="4"/>
          </w:tcPr>
          <w:p w14:paraId="3F05A413" w14:textId="77777777" w:rsidR="00A91087" w:rsidRPr="00605121" w:rsidRDefault="00A91087" w:rsidP="00A91087">
            <w:pPr>
              <w:spacing w:line="360" w:lineRule="auto"/>
              <w:jc w:val="center"/>
              <w:rPr>
                <w:rFonts w:ascii="Times New Roman" w:hAnsi="Times New Roman" w:cs="Times New Roman"/>
                <w:sz w:val="24"/>
                <w:szCs w:val="24"/>
              </w:rPr>
            </w:pPr>
            <w:r w:rsidRPr="000845BF">
              <w:rPr>
                <w:rFonts w:ascii="Times New Roman" w:hAnsi="Times New Roman" w:cs="Times New Roman"/>
                <w:sz w:val="24"/>
                <w:szCs w:val="24"/>
              </w:rPr>
              <w:t>476</w:t>
            </w:r>
          </w:p>
        </w:tc>
        <w:tc>
          <w:tcPr>
            <w:tcW w:w="1536" w:type="dxa"/>
            <w:gridSpan w:val="4"/>
          </w:tcPr>
          <w:p w14:paraId="56743C07" w14:textId="77777777" w:rsidR="00A91087" w:rsidRPr="00605121" w:rsidRDefault="00A91087" w:rsidP="00A91087">
            <w:pPr>
              <w:spacing w:line="360" w:lineRule="auto"/>
              <w:jc w:val="center"/>
              <w:rPr>
                <w:rFonts w:ascii="Times New Roman" w:hAnsi="Times New Roman" w:cs="Times New Roman"/>
                <w:sz w:val="24"/>
                <w:szCs w:val="24"/>
              </w:rPr>
            </w:pPr>
            <w:r w:rsidRPr="00000FC7">
              <w:rPr>
                <w:rFonts w:ascii="Times New Roman" w:hAnsi="Times New Roman" w:cs="Times New Roman"/>
                <w:sz w:val="24"/>
                <w:szCs w:val="24"/>
              </w:rPr>
              <w:t>840</w:t>
            </w:r>
          </w:p>
        </w:tc>
        <w:tc>
          <w:tcPr>
            <w:tcW w:w="1536" w:type="dxa"/>
            <w:gridSpan w:val="2"/>
          </w:tcPr>
          <w:p w14:paraId="442FAB30"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149</w:t>
            </w:r>
          </w:p>
        </w:tc>
        <w:tc>
          <w:tcPr>
            <w:tcW w:w="1537" w:type="dxa"/>
            <w:gridSpan w:val="4"/>
          </w:tcPr>
          <w:p w14:paraId="73C737B0"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212</w:t>
            </w:r>
          </w:p>
        </w:tc>
        <w:tc>
          <w:tcPr>
            <w:tcW w:w="1536" w:type="dxa"/>
            <w:gridSpan w:val="2"/>
          </w:tcPr>
          <w:p w14:paraId="3CB04051" w14:textId="77777777" w:rsidR="00A91087" w:rsidRDefault="00A91087" w:rsidP="00A91087">
            <w:pPr>
              <w:spacing w:line="360" w:lineRule="auto"/>
              <w:jc w:val="center"/>
              <w:rPr>
                <w:rFonts w:ascii="Times New Roman" w:hAnsi="Times New Roman" w:cs="Times New Roman"/>
                <w:sz w:val="24"/>
                <w:szCs w:val="24"/>
              </w:rPr>
            </w:pPr>
            <w:r w:rsidRPr="005A7D7F">
              <w:rPr>
                <w:rFonts w:ascii="Times New Roman" w:hAnsi="Times New Roman" w:cs="Times New Roman"/>
                <w:sz w:val="24"/>
                <w:szCs w:val="24"/>
              </w:rPr>
              <w:t>448</w:t>
            </w:r>
          </w:p>
        </w:tc>
        <w:tc>
          <w:tcPr>
            <w:tcW w:w="1536" w:type="dxa"/>
            <w:gridSpan w:val="2"/>
          </w:tcPr>
          <w:p w14:paraId="50A0341F" w14:textId="77777777" w:rsidR="00A91087" w:rsidRDefault="00A91087" w:rsidP="00A91087">
            <w:pPr>
              <w:spacing w:line="360" w:lineRule="auto"/>
              <w:jc w:val="center"/>
              <w:rPr>
                <w:rFonts w:ascii="Times New Roman" w:hAnsi="Times New Roman" w:cs="Times New Roman"/>
                <w:sz w:val="24"/>
                <w:szCs w:val="24"/>
              </w:rPr>
            </w:pPr>
            <w:r w:rsidRPr="005A7D7F">
              <w:rPr>
                <w:rFonts w:ascii="Times New Roman" w:hAnsi="Times New Roman" w:cs="Times New Roman"/>
                <w:sz w:val="24"/>
                <w:szCs w:val="24"/>
              </w:rPr>
              <w:t>391</w:t>
            </w:r>
          </w:p>
        </w:tc>
      </w:tr>
      <w:tr w:rsidR="00A91087" w:rsidRPr="00605121" w14:paraId="7CA628F1" w14:textId="77777777" w:rsidTr="00A91087">
        <w:trPr>
          <w:trHeight w:val="375"/>
        </w:trPr>
        <w:tc>
          <w:tcPr>
            <w:tcW w:w="1390" w:type="dxa"/>
            <w:vMerge w:val="restart"/>
          </w:tcPr>
          <w:p w14:paraId="6D0D649A" w14:textId="77777777" w:rsidR="00A91087" w:rsidRPr="00504E66" w:rsidRDefault="00A91087" w:rsidP="00A91087">
            <w:pPr>
              <w:spacing w:line="360" w:lineRule="auto"/>
              <w:jc w:val="center"/>
              <w:rPr>
                <w:rFonts w:ascii="Times New Roman" w:hAnsi="Times New Roman" w:cs="Times New Roman"/>
                <w:b/>
                <w:bCs/>
                <w:sz w:val="24"/>
                <w:szCs w:val="24"/>
              </w:rPr>
            </w:pPr>
          </w:p>
        </w:tc>
        <w:tc>
          <w:tcPr>
            <w:tcW w:w="806" w:type="dxa"/>
          </w:tcPr>
          <w:p w14:paraId="35D95531" w14:textId="77777777" w:rsidR="00A91087" w:rsidRPr="00573051"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730" w:type="dxa"/>
          </w:tcPr>
          <w:p w14:paraId="6DA60C58" w14:textId="77777777" w:rsidR="00A91087" w:rsidRPr="00573051"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806" w:type="dxa"/>
          </w:tcPr>
          <w:p w14:paraId="16347A1E" w14:textId="77777777" w:rsidR="00A91087"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730" w:type="dxa"/>
          </w:tcPr>
          <w:p w14:paraId="763D84F8" w14:textId="77777777" w:rsidR="00A91087"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806" w:type="dxa"/>
          </w:tcPr>
          <w:p w14:paraId="31232783" w14:textId="77777777" w:rsidR="00A91087" w:rsidRPr="00605121"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730" w:type="dxa"/>
          </w:tcPr>
          <w:p w14:paraId="2CAFAB87" w14:textId="77777777" w:rsidR="00A91087" w:rsidRPr="00605121"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Left</w:t>
            </w:r>
          </w:p>
        </w:tc>
        <w:tc>
          <w:tcPr>
            <w:tcW w:w="757" w:type="dxa"/>
            <w:gridSpan w:val="2"/>
          </w:tcPr>
          <w:p w14:paraId="6A5412D6" w14:textId="77777777" w:rsidR="00A91087" w:rsidRPr="00605121"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Right</w:t>
            </w:r>
          </w:p>
        </w:tc>
        <w:tc>
          <w:tcPr>
            <w:tcW w:w="779" w:type="dxa"/>
            <w:gridSpan w:val="2"/>
          </w:tcPr>
          <w:p w14:paraId="36638FCF" w14:textId="77777777" w:rsidR="00A91087" w:rsidRPr="00605121"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774" w:type="dxa"/>
            <w:gridSpan w:val="2"/>
          </w:tcPr>
          <w:p w14:paraId="2490B98A" w14:textId="77777777" w:rsidR="00A91087" w:rsidRPr="00605121"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762" w:type="dxa"/>
            <w:gridSpan w:val="2"/>
          </w:tcPr>
          <w:p w14:paraId="5F2AA598" w14:textId="77777777" w:rsidR="00A91087" w:rsidRPr="00605121"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750" w:type="dxa"/>
          </w:tcPr>
          <w:p w14:paraId="021F967C" w14:textId="77777777" w:rsidR="00A91087" w:rsidRPr="00605121"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786" w:type="dxa"/>
          </w:tcPr>
          <w:p w14:paraId="10DCB37E" w14:textId="77777777" w:rsidR="00A91087" w:rsidRPr="00605121"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756" w:type="dxa"/>
            <w:gridSpan w:val="2"/>
          </w:tcPr>
          <w:p w14:paraId="7DDEB533" w14:textId="77777777" w:rsidR="00A91087" w:rsidRPr="00605121"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781" w:type="dxa"/>
            <w:gridSpan w:val="2"/>
          </w:tcPr>
          <w:p w14:paraId="63DA60DC" w14:textId="77777777" w:rsidR="00A91087" w:rsidRPr="00605121"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838" w:type="dxa"/>
          </w:tcPr>
          <w:p w14:paraId="4BC2B129" w14:textId="77777777" w:rsidR="00A91087" w:rsidRPr="005F2E18"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698" w:type="dxa"/>
          </w:tcPr>
          <w:p w14:paraId="0713588D" w14:textId="77777777" w:rsidR="00A91087" w:rsidRPr="005F2E18"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840" w:type="dxa"/>
          </w:tcPr>
          <w:p w14:paraId="0C38C6DC" w14:textId="77777777" w:rsidR="00A91087" w:rsidRPr="005F2E18"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696" w:type="dxa"/>
          </w:tcPr>
          <w:p w14:paraId="79318AC9" w14:textId="77777777" w:rsidR="00A91087" w:rsidRPr="005F2E18" w:rsidRDefault="00A91087" w:rsidP="00A91087">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r>
      <w:tr w:rsidR="00A91087" w:rsidRPr="00605121" w14:paraId="4BC212E4" w14:textId="77777777" w:rsidTr="00A91087">
        <w:trPr>
          <w:trHeight w:val="375"/>
        </w:trPr>
        <w:tc>
          <w:tcPr>
            <w:tcW w:w="1390" w:type="dxa"/>
            <w:vMerge/>
            <w:tcBorders>
              <w:bottom w:val="single" w:sz="4" w:space="0" w:color="auto"/>
            </w:tcBorders>
          </w:tcPr>
          <w:p w14:paraId="0D7DA35C" w14:textId="77777777" w:rsidR="00A91087" w:rsidRPr="005F2E18" w:rsidRDefault="00A91087" w:rsidP="00A91087">
            <w:pPr>
              <w:spacing w:line="360" w:lineRule="auto"/>
              <w:rPr>
                <w:rFonts w:ascii="Times New Roman" w:hAnsi="Times New Roman" w:cs="Times New Roman"/>
                <w:sz w:val="24"/>
                <w:szCs w:val="24"/>
              </w:rPr>
            </w:pPr>
          </w:p>
        </w:tc>
        <w:tc>
          <w:tcPr>
            <w:tcW w:w="806" w:type="dxa"/>
          </w:tcPr>
          <w:p w14:paraId="27F0B300" w14:textId="77777777" w:rsidR="00A91087" w:rsidRPr="00605121" w:rsidRDefault="00A91087" w:rsidP="00A91087">
            <w:pPr>
              <w:spacing w:line="360" w:lineRule="auto"/>
              <w:jc w:val="center"/>
              <w:rPr>
                <w:rFonts w:ascii="Times New Roman" w:hAnsi="Times New Roman" w:cs="Times New Roman"/>
                <w:sz w:val="24"/>
                <w:szCs w:val="24"/>
              </w:rPr>
            </w:pPr>
            <w:r w:rsidRPr="00A82755">
              <w:rPr>
                <w:rFonts w:ascii="Times New Roman" w:hAnsi="Times New Roman" w:cs="Times New Roman"/>
                <w:sz w:val="24"/>
                <w:szCs w:val="24"/>
              </w:rPr>
              <w:t>146</w:t>
            </w:r>
          </w:p>
        </w:tc>
        <w:tc>
          <w:tcPr>
            <w:tcW w:w="730" w:type="dxa"/>
          </w:tcPr>
          <w:p w14:paraId="580FD1C7" w14:textId="77777777" w:rsidR="00A91087" w:rsidRPr="00605121" w:rsidRDefault="00A91087" w:rsidP="00A91087">
            <w:pPr>
              <w:spacing w:line="360" w:lineRule="auto"/>
              <w:jc w:val="center"/>
              <w:rPr>
                <w:rFonts w:ascii="Times New Roman" w:hAnsi="Times New Roman" w:cs="Times New Roman"/>
                <w:sz w:val="24"/>
                <w:szCs w:val="24"/>
              </w:rPr>
            </w:pPr>
            <w:r w:rsidRPr="00A82755">
              <w:rPr>
                <w:rFonts w:ascii="Times New Roman" w:hAnsi="Times New Roman" w:cs="Times New Roman"/>
                <w:sz w:val="24"/>
                <w:szCs w:val="24"/>
              </w:rPr>
              <w:t>317</w:t>
            </w:r>
          </w:p>
        </w:tc>
        <w:tc>
          <w:tcPr>
            <w:tcW w:w="806" w:type="dxa"/>
          </w:tcPr>
          <w:p w14:paraId="71EFA3C5" w14:textId="77777777" w:rsidR="00A91087" w:rsidRPr="00605121" w:rsidRDefault="00A91087" w:rsidP="00A91087">
            <w:pPr>
              <w:spacing w:line="360" w:lineRule="auto"/>
              <w:jc w:val="center"/>
              <w:rPr>
                <w:rFonts w:ascii="Times New Roman" w:hAnsi="Times New Roman" w:cs="Times New Roman"/>
                <w:sz w:val="24"/>
                <w:szCs w:val="24"/>
              </w:rPr>
            </w:pPr>
            <w:r w:rsidRPr="0032162C">
              <w:rPr>
                <w:rFonts w:ascii="Times New Roman" w:hAnsi="Times New Roman" w:cs="Times New Roman"/>
                <w:sz w:val="24"/>
                <w:szCs w:val="24"/>
              </w:rPr>
              <w:t>38</w:t>
            </w:r>
          </w:p>
        </w:tc>
        <w:tc>
          <w:tcPr>
            <w:tcW w:w="730" w:type="dxa"/>
          </w:tcPr>
          <w:p w14:paraId="116AACAA" w14:textId="77777777" w:rsidR="00A91087" w:rsidRPr="00605121" w:rsidRDefault="00A91087" w:rsidP="00A91087">
            <w:pPr>
              <w:spacing w:line="360" w:lineRule="auto"/>
              <w:jc w:val="center"/>
              <w:rPr>
                <w:rFonts w:ascii="Times New Roman" w:hAnsi="Times New Roman" w:cs="Times New Roman"/>
                <w:sz w:val="24"/>
                <w:szCs w:val="24"/>
              </w:rPr>
            </w:pPr>
            <w:r w:rsidRPr="0032162C">
              <w:rPr>
                <w:rFonts w:ascii="Times New Roman" w:hAnsi="Times New Roman" w:cs="Times New Roman"/>
                <w:sz w:val="24"/>
                <w:szCs w:val="24"/>
              </w:rPr>
              <w:t>195</w:t>
            </w:r>
          </w:p>
        </w:tc>
        <w:tc>
          <w:tcPr>
            <w:tcW w:w="806" w:type="dxa"/>
          </w:tcPr>
          <w:p w14:paraId="446E9F0B" w14:textId="77777777" w:rsidR="00A91087" w:rsidRPr="00605121" w:rsidRDefault="00A91087" w:rsidP="00A91087">
            <w:pPr>
              <w:spacing w:line="360" w:lineRule="auto"/>
              <w:jc w:val="center"/>
              <w:rPr>
                <w:rFonts w:ascii="Times New Roman" w:hAnsi="Times New Roman" w:cs="Times New Roman"/>
                <w:sz w:val="24"/>
                <w:szCs w:val="24"/>
              </w:rPr>
            </w:pPr>
            <w:r w:rsidRPr="000F2976">
              <w:rPr>
                <w:rFonts w:ascii="Times New Roman" w:hAnsi="Times New Roman" w:cs="Times New Roman"/>
                <w:sz w:val="24"/>
                <w:szCs w:val="24"/>
              </w:rPr>
              <w:t>54</w:t>
            </w:r>
            <w:r>
              <w:rPr>
                <w:rFonts w:ascii="Times New Roman" w:hAnsi="Times New Roman" w:cs="Times New Roman"/>
                <w:sz w:val="24"/>
                <w:szCs w:val="24"/>
              </w:rPr>
              <w:t>1</w:t>
            </w:r>
          </w:p>
        </w:tc>
        <w:tc>
          <w:tcPr>
            <w:tcW w:w="730" w:type="dxa"/>
          </w:tcPr>
          <w:p w14:paraId="62D8460E" w14:textId="77777777" w:rsidR="00A91087" w:rsidRPr="00605121" w:rsidRDefault="00A91087" w:rsidP="00A91087">
            <w:pPr>
              <w:spacing w:line="360" w:lineRule="auto"/>
              <w:jc w:val="center"/>
              <w:rPr>
                <w:rFonts w:ascii="Times New Roman" w:hAnsi="Times New Roman" w:cs="Times New Roman"/>
                <w:sz w:val="24"/>
                <w:szCs w:val="24"/>
              </w:rPr>
            </w:pPr>
            <w:r w:rsidRPr="00F8755F">
              <w:rPr>
                <w:rFonts w:ascii="Times New Roman" w:hAnsi="Times New Roman" w:cs="Times New Roman"/>
                <w:sz w:val="24"/>
                <w:szCs w:val="24"/>
              </w:rPr>
              <w:t>99</w:t>
            </w:r>
            <w:r>
              <w:rPr>
                <w:rFonts w:ascii="Times New Roman" w:hAnsi="Times New Roman" w:cs="Times New Roman"/>
                <w:sz w:val="24"/>
                <w:szCs w:val="24"/>
              </w:rPr>
              <w:t>8</w:t>
            </w:r>
          </w:p>
        </w:tc>
        <w:tc>
          <w:tcPr>
            <w:tcW w:w="727" w:type="dxa"/>
          </w:tcPr>
          <w:p w14:paraId="1E0477DB"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99</w:t>
            </w:r>
          </w:p>
        </w:tc>
        <w:tc>
          <w:tcPr>
            <w:tcW w:w="809" w:type="dxa"/>
            <w:gridSpan w:val="3"/>
          </w:tcPr>
          <w:p w14:paraId="2C76CE33"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377</w:t>
            </w:r>
          </w:p>
        </w:tc>
        <w:tc>
          <w:tcPr>
            <w:tcW w:w="750" w:type="dxa"/>
          </w:tcPr>
          <w:p w14:paraId="64D1327F" w14:textId="77777777" w:rsidR="00A91087" w:rsidRPr="00605121" w:rsidRDefault="00A91087" w:rsidP="00A91087">
            <w:pPr>
              <w:spacing w:line="360" w:lineRule="auto"/>
              <w:jc w:val="center"/>
              <w:rPr>
                <w:rFonts w:ascii="Times New Roman" w:hAnsi="Times New Roman" w:cs="Times New Roman"/>
                <w:sz w:val="24"/>
                <w:szCs w:val="24"/>
              </w:rPr>
            </w:pPr>
            <w:r w:rsidRPr="00CC0220">
              <w:rPr>
                <w:rFonts w:ascii="Times New Roman" w:hAnsi="Times New Roman" w:cs="Times New Roman"/>
                <w:sz w:val="24"/>
                <w:szCs w:val="24"/>
              </w:rPr>
              <w:t>200</w:t>
            </w:r>
          </w:p>
        </w:tc>
        <w:tc>
          <w:tcPr>
            <w:tcW w:w="786" w:type="dxa"/>
            <w:gridSpan w:val="3"/>
          </w:tcPr>
          <w:p w14:paraId="488B2646" w14:textId="77777777" w:rsidR="00A91087" w:rsidRPr="00605121" w:rsidRDefault="00A91087" w:rsidP="00A91087">
            <w:pPr>
              <w:spacing w:line="360" w:lineRule="auto"/>
              <w:jc w:val="center"/>
              <w:rPr>
                <w:rFonts w:ascii="Times New Roman" w:hAnsi="Times New Roman" w:cs="Times New Roman"/>
                <w:sz w:val="24"/>
                <w:szCs w:val="24"/>
              </w:rPr>
            </w:pPr>
            <w:r w:rsidRPr="00E01F68">
              <w:rPr>
                <w:rFonts w:ascii="Times New Roman" w:hAnsi="Times New Roman" w:cs="Times New Roman"/>
                <w:sz w:val="24"/>
                <w:szCs w:val="24"/>
              </w:rPr>
              <w:t>640</w:t>
            </w:r>
          </w:p>
        </w:tc>
        <w:tc>
          <w:tcPr>
            <w:tcW w:w="750" w:type="dxa"/>
          </w:tcPr>
          <w:p w14:paraId="1D483A1A"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786" w:type="dxa"/>
          </w:tcPr>
          <w:p w14:paraId="76E9B5C8"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129</w:t>
            </w:r>
          </w:p>
        </w:tc>
        <w:tc>
          <w:tcPr>
            <w:tcW w:w="735" w:type="dxa"/>
          </w:tcPr>
          <w:p w14:paraId="7EEFBEA7" w14:textId="77777777" w:rsidR="00A91087" w:rsidRPr="00605121"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802" w:type="dxa"/>
            <w:gridSpan w:val="3"/>
          </w:tcPr>
          <w:p w14:paraId="4E71F664" w14:textId="77777777" w:rsidR="00A91087" w:rsidRPr="00605121" w:rsidRDefault="00A91087" w:rsidP="00A91087">
            <w:pPr>
              <w:spacing w:line="360" w:lineRule="auto"/>
              <w:jc w:val="center"/>
              <w:rPr>
                <w:rFonts w:ascii="Times New Roman" w:hAnsi="Times New Roman" w:cs="Times New Roman"/>
                <w:sz w:val="24"/>
                <w:szCs w:val="24"/>
              </w:rPr>
            </w:pPr>
            <w:r w:rsidRPr="00FA0946">
              <w:rPr>
                <w:rFonts w:ascii="Times New Roman" w:hAnsi="Times New Roman" w:cs="Times New Roman"/>
                <w:sz w:val="24"/>
                <w:szCs w:val="24"/>
              </w:rPr>
              <w:t>184</w:t>
            </w:r>
          </w:p>
        </w:tc>
        <w:tc>
          <w:tcPr>
            <w:tcW w:w="838" w:type="dxa"/>
          </w:tcPr>
          <w:p w14:paraId="05063F8F" w14:textId="77777777" w:rsidR="00A91087" w:rsidRPr="00FA0946"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82</w:t>
            </w:r>
          </w:p>
        </w:tc>
        <w:tc>
          <w:tcPr>
            <w:tcW w:w="698" w:type="dxa"/>
          </w:tcPr>
          <w:p w14:paraId="5BC113A2" w14:textId="77777777" w:rsidR="00A91087" w:rsidRPr="00FA0946"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366</w:t>
            </w:r>
          </w:p>
        </w:tc>
        <w:tc>
          <w:tcPr>
            <w:tcW w:w="840" w:type="dxa"/>
          </w:tcPr>
          <w:p w14:paraId="191B2105" w14:textId="77777777" w:rsidR="00A91087" w:rsidRPr="00FA0946"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240</w:t>
            </w:r>
          </w:p>
        </w:tc>
        <w:tc>
          <w:tcPr>
            <w:tcW w:w="696" w:type="dxa"/>
          </w:tcPr>
          <w:p w14:paraId="40CE7743" w14:textId="77777777" w:rsidR="00A91087" w:rsidRPr="00FA0946" w:rsidRDefault="00A91087" w:rsidP="00A91087">
            <w:pPr>
              <w:spacing w:line="360" w:lineRule="auto"/>
              <w:jc w:val="center"/>
              <w:rPr>
                <w:rFonts w:ascii="Times New Roman" w:hAnsi="Times New Roman" w:cs="Times New Roman"/>
                <w:sz w:val="24"/>
                <w:szCs w:val="24"/>
              </w:rPr>
            </w:pPr>
            <w:r>
              <w:rPr>
                <w:rFonts w:ascii="Times New Roman" w:hAnsi="Times New Roman" w:cs="Times New Roman"/>
                <w:sz w:val="24"/>
                <w:szCs w:val="24"/>
              </w:rPr>
              <w:t>151</w:t>
            </w:r>
          </w:p>
        </w:tc>
      </w:tr>
    </w:tbl>
    <w:p w14:paraId="424F3216" w14:textId="77777777" w:rsidR="00A91087" w:rsidRDefault="00A91087" w:rsidP="00A91087">
      <w:pPr>
        <w:rPr>
          <w:rFonts w:ascii="Times New Roman" w:hAnsi="Times New Roman" w:cs="Times New Roman"/>
          <w:bCs/>
          <w:sz w:val="24"/>
          <w:szCs w:val="24"/>
        </w:rPr>
      </w:pPr>
      <w:proofErr w:type="spellStart"/>
      <w:r>
        <w:rPr>
          <w:rFonts w:ascii="Times New Roman" w:hAnsi="Times New Roman" w:cs="Times New Roman"/>
          <w:bCs/>
          <w:sz w:val="24"/>
          <w:szCs w:val="24"/>
          <w:vertAlign w:val="superscript"/>
        </w:rPr>
        <w:t>a</w:t>
      </w:r>
      <w:r w:rsidRPr="008F4668">
        <w:rPr>
          <w:rFonts w:ascii="Times New Roman" w:hAnsi="Times New Roman" w:cs="Times New Roman"/>
          <w:bCs/>
          <w:sz w:val="24"/>
          <w:szCs w:val="24"/>
        </w:rPr>
        <w:t>The</w:t>
      </w:r>
      <w:proofErr w:type="spellEnd"/>
      <w:r w:rsidRPr="008F4668">
        <w:rPr>
          <w:rFonts w:ascii="Times New Roman" w:hAnsi="Times New Roman" w:cs="Times New Roman"/>
          <w:bCs/>
          <w:sz w:val="24"/>
          <w:szCs w:val="24"/>
        </w:rPr>
        <w:t xml:space="preserve"> study included </w:t>
      </w:r>
      <w:r>
        <w:rPr>
          <w:rFonts w:ascii="Times New Roman" w:hAnsi="Times New Roman" w:cs="Times New Roman"/>
          <w:bCs/>
          <w:sz w:val="24"/>
          <w:szCs w:val="24"/>
        </w:rPr>
        <w:t>420</w:t>
      </w:r>
      <w:r w:rsidRPr="008F4668">
        <w:rPr>
          <w:rFonts w:ascii="Times New Roman" w:hAnsi="Times New Roman" w:cs="Times New Roman"/>
          <w:bCs/>
          <w:sz w:val="24"/>
          <w:szCs w:val="24"/>
        </w:rPr>
        <w:t xml:space="preserve"> patients but only </w:t>
      </w:r>
      <w:r>
        <w:rPr>
          <w:rFonts w:ascii="Times New Roman" w:hAnsi="Times New Roman" w:cs="Times New Roman"/>
          <w:bCs/>
          <w:sz w:val="24"/>
          <w:szCs w:val="24"/>
        </w:rPr>
        <w:t>332</w:t>
      </w:r>
      <w:r w:rsidRPr="008F4668">
        <w:rPr>
          <w:rFonts w:ascii="Times New Roman" w:hAnsi="Times New Roman" w:cs="Times New Roman"/>
          <w:bCs/>
          <w:sz w:val="24"/>
          <w:szCs w:val="24"/>
        </w:rPr>
        <w:t xml:space="preserve"> of them had known KRAS status and were included in the present meta-analysis.  </w:t>
      </w:r>
    </w:p>
    <w:p w14:paraId="73413CDF" w14:textId="77777777" w:rsidR="00A91087" w:rsidRDefault="00A91087" w:rsidP="00A91087">
      <w:pPr>
        <w:rPr>
          <w:rFonts w:ascii="Times New Roman" w:hAnsi="Times New Roman" w:cs="Times New Roman"/>
          <w:bCs/>
          <w:sz w:val="24"/>
          <w:szCs w:val="24"/>
        </w:rPr>
      </w:pPr>
      <w:proofErr w:type="spellStart"/>
      <w:r>
        <w:rPr>
          <w:rFonts w:ascii="Times New Roman" w:hAnsi="Times New Roman" w:cs="Times New Roman"/>
          <w:bCs/>
          <w:sz w:val="24"/>
          <w:szCs w:val="24"/>
          <w:vertAlign w:val="superscript"/>
        </w:rPr>
        <w:t>b</w:t>
      </w:r>
      <w:r w:rsidRPr="00F95E7E">
        <w:rPr>
          <w:rFonts w:ascii="Times New Roman" w:hAnsi="Times New Roman" w:cs="Times New Roman"/>
          <w:bCs/>
          <w:sz w:val="24"/>
          <w:szCs w:val="24"/>
        </w:rPr>
        <w:t>The</w:t>
      </w:r>
      <w:proofErr w:type="spellEnd"/>
      <w:r w:rsidRPr="00F95E7E">
        <w:rPr>
          <w:rFonts w:ascii="Times New Roman" w:hAnsi="Times New Roman" w:cs="Times New Roman"/>
          <w:bCs/>
          <w:sz w:val="24"/>
          <w:szCs w:val="24"/>
        </w:rPr>
        <w:t xml:space="preserve"> study included </w:t>
      </w:r>
      <w:r>
        <w:rPr>
          <w:rFonts w:ascii="Times New Roman" w:hAnsi="Times New Roman" w:cs="Times New Roman"/>
          <w:bCs/>
          <w:sz w:val="24"/>
          <w:szCs w:val="24"/>
        </w:rPr>
        <w:t>718</w:t>
      </w:r>
      <w:r w:rsidRPr="00F95E7E">
        <w:rPr>
          <w:rFonts w:ascii="Times New Roman" w:hAnsi="Times New Roman" w:cs="Times New Roman"/>
          <w:bCs/>
          <w:sz w:val="24"/>
          <w:szCs w:val="24"/>
        </w:rPr>
        <w:t xml:space="preserve"> patients but IPD were available for </w:t>
      </w:r>
      <w:r>
        <w:rPr>
          <w:rFonts w:ascii="Times New Roman" w:hAnsi="Times New Roman" w:cs="Times New Roman"/>
          <w:bCs/>
          <w:sz w:val="24"/>
          <w:szCs w:val="24"/>
        </w:rPr>
        <w:t>1137</w:t>
      </w:r>
      <w:r w:rsidRPr="00F95E7E">
        <w:rPr>
          <w:rFonts w:ascii="Times New Roman" w:hAnsi="Times New Roman" w:cs="Times New Roman"/>
          <w:bCs/>
          <w:sz w:val="24"/>
          <w:szCs w:val="24"/>
        </w:rPr>
        <w:t xml:space="preserve"> </w:t>
      </w:r>
      <w:r>
        <w:rPr>
          <w:rFonts w:ascii="Times New Roman" w:hAnsi="Times New Roman" w:cs="Times New Roman"/>
          <w:bCs/>
          <w:sz w:val="24"/>
          <w:szCs w:val="24"/>
        </w:rPr>
        <w:t xml:space="preserve">patients (as patients with rectal </w:t>
      </w:r>
      <w:proofErr w:type="spellStart"/>
      <w:r>
        <w:rPr>
          <w:rFonts w:ascii="Times New Roman" w:hAnsi="Times New Roman" w:cs="Times New Roman"/>
          <w:bCs/>
          <w:sz w:val="24"/>
          <w:szCs w:val="24"/>
        </w:rPr>
        <w:t>tumors</w:t>
      </w:r>
      <w:proofErr w:type="spellEnd"/>
      <w:r>
        <w:rPr>
          <w:rFonts w:ascii="Times New Roman" w:hAnsi="Times New Roman" w:cs="Times New Roman"/>
          <w:bCs/>
          <w:sz w:val="24"/>
          <w:szCs w:val="24"/>
        </w:rPr>
        <w:t xml:space="preserve"> were excluded from the original publication) </w:t>
      </w:r>
      <w:r w:rsidRPr="00F95E7E">
        <w:rPr>
          <w:rFonts w:ascii="Times New Roman" w:hAnsi="Times New Roman" w:cs="Times New Roman"/>
          <w:bCs/>
          <w:sz w:val="24"/>
          <w:szCs w:val="24"/>
        </w:rPr>
        <w:t xml:space="preserve">who were included in the present meta-analysis.  </w:t>
      </w:r>
    </w:p>
    <w:p w14:paraId="28C930C6" w14:textId="77777777" w:rsidR="00A91087" w:rsidRDefault="00A91087" w:rsidP="00A91087">
      <w:pPr>
        <w:rPr>
          <w:rFonts w:ascii="Times New Roman" w:hAnsi="Times New Roman" w:cs="Times New Roman"/>
          <w:bCs/>
          <w:sz w:val="24"/>
          <w:szCs w:val="24"/>
        </w:rPr>
      </w:pPr>
      <w:proofErr w:type="spellStart"/>
      <w:r>
        <w:rPr>
          <w:rFonts w:ascii="Times New Roman" w:hAnsi="Times New Roman" w:cs="Times New Roman"/>
          <w:bCs/>
          <w:sz w:val="24"/>
          <w:szCs w:val="24"/>
          <w:vertAlign w:val="superscript"/>
        </w:rPr>
        <w:t>c</w:t>
      </w:r>
      <w:r>
        <w:rPr>
          <w:rFonts w:ascii="Times New Roman" w:hAnsi="Times New Roman" w:cs="Times New Roman"/>
          <w:bCs/>
          <w:sz w:val="24"/>
          <w:szCs w:val="24"/>
        </w:rPr>
        <w:t>The</w:t>
      </w:r>
      <w:proofErr w:type="spellEnd"/>
      <w:r>
        <w:rPr>
          <w:rFonts w:ascii="Times New Roman" w:hAnsi="Times New Roman" w:cs="Times New Roman"/>
          <w:bCs/>
          <w:sz w:val="24"/>
          <w:szCs w:val="24"/>
        </w:rPr>
        <w:t xml:space="preserve"> study included 381 patients but only 336 of them had known KRAS status and were included in the present meta-analysis.  </w:t>
      </w:r>
    </w:p>
    <w:p w14:paraId="4960D5D9" w14:textId="77777777" w:rsidR="00A91087" w:rsidRDefault="00A91087" w:rsidP="00A91087">
      <w:pPr>
        <w:rPr>
          <w:rFonts w:ascii="Times New Roman" w:hAnsi="Times New Roman" w:cs="Times New Roman"/>
          <w:bCs/>
          <w:sz w:val="24"/>
          <w:szCs w:val="24"/>
        </w:rPr>
      </w:pPr>
      <w:bookmarkStart w:id="32" w:name="_Hlk73732949"/>
      <w:proofErr w:type="spellStart"/>
      <w:r>
        <w:rPr>
          <w:rFonts w:ascii="Times New Roman" w:hAnsi="Times New Roman" w:cs="Times New Roman"/>
          <w:bCs/>
          <w:sz w:val="24"/>
          <w:szCs w:val="24"/>
          <w:vertAlign w:val="superscript"/>
        </w:rPr>
        <w:t>d</w:t>
      </w:r>
      <w:r w:rsidRPr="00DC4979">
        <w:rPr>
          <w:rFonts w:ascii="Times New Roman" w:hAnsi="Times New Roman" w:cs="Times New Roman"/>
          <w:bCs/>
          <w:sz w:val="24"/>
          <w:szCs w:val="24"/>
        </w:rPr>
        <w:t>The</w:t>
      </w:r>
      <w:proofErr w:type="spellEnd"/>
      <w:r w:rsidRPr="00DC4979">
        <w:rPr>
          <w:rFonts w:ascii="Times New Roman" w:hAnsi="Times New Roman" w:cs="Times New Roman"/>
          <w:bCs/>
          <w:sz w:val="24"/>
          <w:szCs w:val="24"/>
        </w:rPr>
        <w:t xml:space="preserve"> study included </w:t>
      </w:r>
      <w:r>
        <w:rPr>
          <w:rFonts w:ascii="Times New Roman" w:hAnsi="Times New Roman" w:cs="Times New Roman"/>
          <w:bCs/>
          <w:sz w:val="24"/>
          <w:szCs w:val="24"/>
        </w:rPr>
        <w:t>662</w:t>
      </w:r>
      <w:r w:rsidRPr="00DC4979">
        <w:rPr>
          <w:rFonts w:ascii="Times New Roman" w:hAnsi="Times New Roman" w:cs="Times New Roman"/>
          <w:bCs/>
          <w:sz w:val="24"/>
          <w:szCs w:val="24"/>
        </w:rPr>
        <w:t xml:space="preserve"> patients but </w:t>
      </w:r>
      <w:r>
        <w:rPr>
          <w:rFonts w:ascii="Times New Roman" w:hAnsi="Times New Roman" w:cs="Times New Roman"/>
          <w:bCs/>
          <w:sz w:val="24"/>
          <w:szCs w:val="24"/>
        </w:rPr>
        <w:t xml:space="preserve">IPD were available for 595 of them who </w:t>
      </w:r>
      <w:r w:rsidRPr="00DC4979">
        <w:rPr>
          <w:rFonts w:ascii="Times New Roman" w:hAnsi="Times New Roman" w:cs="Times New Roman"/>
          <w:bCs/>
          <w:sz w:val="24"/>
          <w:szCs w:val="24"/>
        </w:rPr>
        <w:t xml:space="preserve">were included in the present meta-analysis.  </w:t>
      </w:r>
    </w:p>
    <w:p w14:paraId="55757A11" w14:textId="60880CE1" w:rsidR="00A91087" w:rsidRDefault="00A91087" w:rsidP="00A91087">
      <w:r>
        <w:rPr>
          <w:rFonts w:ascii="Times New Roman" w:hAnsi="Times New Roman" w:cs="Times New Roman"/>
          <w:bCs/>
          <w:sz w:val="24"/>
          <w:szCs w:val="24"/>
        </w:rPr>
        <w:t>NR: not reported</w:t>
      </w:r>
      <w:bookmarkEnd w:id="32"/>
      <w:r>
        <w:br w:type="page"/>
      </w:r>
    </w:p>
    <w:tbl>
      <w:tblPr>
        <w:tblStyle w:val="TableGrid"/>
        <w:tblW w:w="5000" w:type="pct"/>
        <w:tblLook w:val="04A0" w:firstRow="1" w:lastRow="0" w:firstColumn="1" w:lastColumn="0" w:noHBand="0" w:noVBand="1"/>
      </w:tblPr>
      <w:tblGrid>
        <w:gridCol w:w="1192"/>
        <w:gridCol w:w="866"/>
        <w:gridCol w:w="708"/>
        <w:gridCol w:w="628"/>
        <w:gridCol w:w="628"/>
        <w:gridCol w:w="571"/>
        <w:gridCol w:w="76"/>
        <w:gridCol w:w="482"/>
        <w:gridCol w:w="628"/>
        <w:gridCol w:w="242"/>
        <w:gridCol w:w="483"/>
        <w:gridCol w:w="708"/>
        <w:gridCol w:w="76"/>
        <w:gridCol w:w="708"/>
        <w:gridCol w:w="628"/>
        <w:gridCol w:w="628"/>
        <w:gridCol w:w="628"/>
        <w:gridCol w:w="708"/>
        <w:gridCol w:w="709"/>
        <w:gridCol w:w="232"/>
        <w:gridCol w:w="235"/>
        <w:gridCol w:w="388"/>
        <w:gridCol w:w="234"/>
        <w:gridCol w:w="527"/>
        <w:gridCol w:w="254"/>
        <w:gridCol w:w="252"/>
        <w:gridCol w:w="504"/>
        <w:gridCol w:w="25"/>
      </w:tblGrid>
      <w:tr w:rsidR="002A6285" w:rsidRPr="00292BEF" w14:paraId="0FA15863" w14:textId="77777777" w:rsidTr="002A6285">
        <w:trPr>
          <w:trHeight w:val="431"/>
        </w:trPr>
        <w:tc>
          <w:tcPr>
            <w:tcW w:w="5000" w:type="pct"/>
            <w:gridSpan w:val="28"/>
          </w:tcPr>
          <w:p w14:paraId="3D9B7341" w14:textId="3AB49A1D" w:rsidR="002A6285" w:rsidRPr="008559CD" w:rsidRDefault="002A6285" w:rsidP="002A6285">
            <w:pPr>
              <w:spacing w:line="360" w:lineRule="auto"/>
              <w:rPr>
                <w:rFonts w:ascii="Times New Roman" w:hAnsi="Times New Roman" w:cs="Times New Roman"/>
                <w:b/>
                <w:bCs/>
                <w:sz w:val="24"/>
                <w:szCs w:val="24"/>
              </w:rPr>
            </w:pPr>
            <w:r w:rsidRPr="002A6285">
              <w:rPr>
                <w:rFonts w:ascii="Times New Roman" w:hAnsi="Times New Roman" w:cs="Times New Roman"/>
                <w:b/>
                <w:bCs/>
                <w:sz w:val="24"/>
                <w:szCs w:val="24"/>
              </w:rPr>
              <w:lastRenderedPageBreak/>
              <w:t>Table 2. Demographic, tumor- and treatment-related patient characteristics</w:t>
            </w:r>
            <w:r>
              <w:rPr>
                <w:rFonts w:ascii="Times New Roman" w:hAnsi="Times New Roman" w:cs="Times New Roman"/>
                <w:b/>
                <w:bCs/>
                <w:sz w:val="24"/>
                <w:szCs w:val="24"/>
              </w:rPr>
              <w:t>.</w:t>
            </w:r>
          </w:p>
        </w:tc>
      </w:tr>
      <w:tr w:rsidR="00A91087" w:rsidRPr="00292BEF" w14:paraId="170563B5" w14:textId="77777777" w:rsidTr="002A6285">
        <w:trPr>
          <w:trHeight w:val="1554"/>
        </w:trPr>
        <w:tc>
          <w:tcPr>
            <w:tcW w:w="431" w:type="pct"/>
          </w:tcPr>
          <w:p w14:paraId="1756D23E" w14:textId="77777777" w:rsidR="00A91087" w:rsidRPr="00292BEF" w:rsidRDefault="00A91087" w:rsidP="00834AB5">
            <w:pPr>
              <w:spacing w:line="360" w:lineRule="auto"/>
              <w:jc w:val="center"/>
              <w:rPr>
                <w:rFonts w:ascii="Times New Roman" w:hAnsi="Times New Roman" w:cs="Times New Roman"/>
                <w:sz w:val="24"/>
                <w:szCs w:val="24"/>
              </w:rPr>
            </w:pPr>
          </w:p>
        </w:tc>
        <w:tc>
          <w:tcPr>
            <w:tcW w:w="567" w:type="pct"/>
            <w:gridSpan w:val="2"/>
          </w:tcPr>
          <w:p w14:paraId="78CC56AF" w14:textId="77777777" w:rsidR="00A91087" w:rsidRPr="00504E66" w:rsidRDefault="00A91087" w:rsidP="00834AB5">
            <w:pPr>
              <w:spacing w:line="360" w:lineRule="auto"/>
              <w:jc w:val="center"/>
              <w:rPr>
                <w:rFonts w:ascii="Times New Roman" w:hAnsi="Times New Roman" w:cs="Times New Roman"/>
                <w:b/>
                <w:bCs/>
                <w:sz w:val="24"/>
                <w:szCs w:val="24"/>
              </w:rPr>
            </w:pPr>
            <w:r w:rsidRPr="005F251B">
              <w:rPr>
                <w:rFonts w:ascii="Times New Roman" w:hAnsi="Times New Roman" w:cs="Times New Roman"/>
                <w:b/>
                <w:bCs/>
                <w:sz w:val="24"/>
                <w:szCs w:val="24"/>
              </w:rPr>
              <w:t>Yamashita</w:t>
            </w:r>
            <w:r>
              <w:rPr>
                <w:rFonts w:ascii="Times New Roman" w:hAnsi="Times New Roman" w:cs="Times New Roman"/>
                <w:b/>
                <w:bCs/>
                <w:sz w:val="24"/>
                <w:szCs w:val="24"/>
                <w:lang w:val="el-GR"/>
              </w:rPr>
              <w:t xml:space="preserve"> </w:t>
            </w:r>
            <w:r w:rsidRPr="00504E66">
              <w:rPr>
                <w:rFonts w:ascii="Times New Roman" w:hAnsi="Times New Roman" w:cs="Times New Roman"/>
                <w:b/>
                <w:bCs/>
                <w:sz w:val="24"/>
                <w:szCs w:val="24"/>
              </w:rPr>
              <w:t>et al.</w:t>
            </w:r>
          </w:p>
        </w:tc>
        <w:tc>
          <w:tcPr>
            <w:tcW w:w="453" w:type="pct"/>
            <w:gridSpan w:val="2"/>
          </w:tcPr>
          <w:p w14:paraId="52266053" w14:textId="77777777" w:rsidR="00A91087" w:rsidRPr="00504E66" w:rsidRDefault="00A91087" w:rsidP="00834AB5">
            <w:pPr>
              <w:spacing w:line="360" w:lineRule="auto"/>
              <w:jc w:val="center"/>
              <w:rPr>
                <w:rFonts w:ascii="Times New Roman" w:hAnsi="Times New Roman" w:cs="Times New Roman"/>
                <w:b/>
                <w:bCs/>
                <w:sz w:val="24"/>
                <w:szCs w:val="24"/>
              </w:rPr>
            </w:pPr>
            <w:r w:rsidRPr="00DE66F8">
              <w:rPr>
                <w:rFonts w:ascii="Times New Roman" w:hAnsi="Times New Roman" w:cs="Times New Roman"/>
                <w:b/>
                <w:bCs/>
                <w:sz w:val="24"/>
                <w:szCs w:val="24"/>
              </w:rPr>
              <w:t>Wang et al.</w:t>
            </w:r>
          </w:p>
        </w:tc>
        <w:tc>
          <w:tcPr>
            <w:tcW w:w="407" w:type="pct"/>
            <w:gridSpan w:val="3"/>
          </w:tcPr>
          <w:p w14:paraId="254A2798" w14:textId="77777777" w:rsidR="00A91087" w:rsidRPr="00504E66" w:rsidRDefault="00A91087" w:rsidP="00834AB5">
            <w:pPr>
              <w:spacing w:line="360" w:lineRule="auto"/>
              <w:jc w:val="center"/>
              <w:rPr>
                <w:rFonts w:ascii="Times New Roman" w:hAnsi="Times New Roman" w:cs="Times New Roman"/>
                <w:b/>
                <w:bCs/>
                <w:sz w:val="24"/>
                <w:szCs w:val="24"/>
              </w:rPr>
            </w:pPr>
            <w:r w:rsidRPr="008E601B">
              <w:rPr>
                <w:rFonts w:ascii="Times New Roman" w:hAnsi="Times New Roman" w:cs="Times New Roman"/>
                <w:b/>
                <w:bCs/>
                <w:sz w:val="24"/>
                <w:szCs w:val="24"/>
              </w:rPr>
              <w:t xml:space="preserve">Goffredo </w:t>
            </w:r>
            <w:r w:rsidRPr="00504E66">
              <w:rPr>
                <w:rFonts w:ascii="Times New Roman" w:hAnsi="Times New Roman" w:cs="Times New Roman"/>
                <w:b/>
                <w:bCs/>
                <w:sz w:val="24"/>
                <w:szCs w:val="24"/>
              </w:rPr>
              <w:t>et al.</w:t>
            </w:r>
          </w:p>
        </w:tc>
        <w:tc>
          <w:tcPr>
            <w:tcW w:w="479" w:type="pct"/>
            <w:gridSpan w:val="3"/>
          </w:tcPr>
          <w:p w14:paraId="28DDCB16" w14:textId="77777777" w:rsidR="00A91087" w:rsidRPr="00504E66" w:rsidRDefault="00A91087" w:rsidP="00834AB5">
            <w:pPr>
              <w:spacing w:line="360" w:lineRule="auto"/>
              <w:jc w:val="center"/>
              <w:rPr>
                <w:rFonts w:ascii="Times New Roman" w:hAnsi="Times New Roman" w:cs="Times New Roman"/>
                <w:b/>
                <w:bCs/>
                <w:sz w:val="24"/>
                <w:szCs w:val="24"/>
              </w:rPr>
            </w:pPr>
            <w:proofErr w:type="spellStart"/>
            <w:r w:rsidRPr="00CE4405">
              <w:rPr>
                <w:rFonts w:ascii="Times New Roman" w:hAnsi="Times New Roman" w:cs="Times New Roman"/>
                <w:b/>
                <w:bCs/>
                <w:sz w:val="24"/>
                <w:szCs w:val="24"/>
              </w:rPr>
              <w:t>Gagniere</w:t>
            </w:r>
            <w:proofErr w:type="spellEnd"/>
            <w:r>
              <w:rPr>
                <w:rFonts w:ascii="Times New Roman" w:hAnsi="Times New Roman" w:cs="Times New Roman"/>
                <w:b/>
                <w:bCs/>
                <w:sz w:val="24"/>
                <w:szCs w:val="24"/>
              </w:rPr>
              <w:t xml:space="preserve"> </w:t>
            </w:r>
            <w:r w:rsidRPr="00504E66">
              <w:rPr>
                <w:rFonts w:ascii="Times New Roman" w:hAnsi="Times New Roman" w:cs="Times New Roman"/>
                <w:b/>
                <w:bCs/>
                <w:sz w:val="24"/>
                <w:szCs w:val="24"/>
              </w:rPr>
              <w:t>et al.</w:t>
            </w:r>
          </w:p>
        </w:tc>
        <w:tc>
          <w:tcPr>
            <w:tcW w:w="538" w:type="pct"/>
            <w:gridSpan w:val="3"/>
          </w:tcPr>
          <w:p w14:paraId="5FC4CECD" w14:textId="77777777" w:rsidR="00A91087" w:rsidRPr="005A5B83" w:rsidRDefault="00A91087" w:rsidP="00834AB5">
            <w:pPr>
              <w:spacing w:line="360" w:lineRule="auto"/>
              <w:jc w:val="center"/>
              <w:rPr>
                <w:rFonts w:ascii="Times New Roman" w:hAnsi="Times New Roman" w:cs="Times New Roman"/>
                <w:b/>
                <w:bCs/>
                <w:sz w:val="24"/>
                <w:szCs w:val="24"/>
              </w:rPr>
            </w:pPr>
            <w:proofErr w:type="spellStart"/>
            <w:r w:rsidRPr="005A5B83">
              <w:rPr>
                <w:rFonts w:ascii="Times New Roman" w:hAnsi="Times New Roman" w:cs="Times New Roman"/>
                <w:b/>
                <w:bCs/>
                <w:sz w:val="24"/>
                <w:szCs w:val="24"/>
              </w:rPr>
              <w:t>Margonis</w:t>
            </w:r>
            <w:proofErr w:type="spellEnd"/>
            <w:r w:rsidRPr="005A5B83">
              <w:rPr>
                <w:rFonts w:ascii="Times New Roman" w:hAnsi="Times New Roman" w:cs="Times New Roman"/>
                <w:b/>
                <w:bCs/>
                <w:sz w:val="24"/>
                <w:szCs w:val="24"/>
              </w:rPr>
              <w:t xml:space="preserve"> et al.</w:t>
            </w:r>
          </w:p>
        </w:tc>
        <w:tc>
          <w:tcPr>
            <w:tcW w:w="453" w:type="pct"/>
            <w:gridSpan w:val="2"/>
          </w:tcPr>
          <w:p w14:paraId="1C3E7713" w14:textId="77777777" w:rsidR="00A91087" w:rsidRPr="005A5B83" w:rsidRDefault="00A91087" w:rsidP="00834AB5">
            <w:pPr>
              <w:spacing w:line="360" w:lineRule="auto"/>
              <w:jc w:val="center"/>
              <w:rPr>
                <w:rFonts w:ascii="Times New Roman" w:hAnsi="Times New Roman" w:cs="Times New Roman"/>
                <w:b/>
                <w:bCs/>
                <w:sz w:val="24"/>
                <w:szCs w:val="24"/>
              </w:rPr>
            </w:pPr>
            <w:r w:rsidRPr="005A5B83">
              <w:rPr>
                <w:rFonts w:ascii="Times New Roman" w:hAnsi="Times New Roman" w:cs="Times New Roman"/>
                <w:b/>
                <w:bCs/>
                <w:sz w:val="24"/>
                <w:szCs w:val="24"/>
              </w:rPr>
              <w:t>Kim et al.</w:t>
            </w:r>
          </w:p>
        </w:tc>
        <w:tc>
          <w:tcPr>
            <w:tcW w:w="482" w:type="pct"/>
            <w:gridSpan w:val="2"/>
          </w:tcPr>
          <w:p w14:paraId="236ADD42" w14:textId="77777777" w:rsidR="00A91087" w:rsidRPr="005A5B83" w:rsidRDefault="00A91087" w:rsidP="00834AB5">
            <w:pPr>
              <w:spacing w:line="360" w:lineRule="auto"/>
              <w:jc w:val="center"/>
              <w:rPr>
                <w:rFonts w:ascii="Times New Roman" w:hAnsi="Times New Roman" w:cs="Times New Roman"/>
                <w:b/>
                <w:bCs/>
                <w:sz w:val="24"/>
                <w:szCs w:val="24"/>
              </w:rPr>
            </w:pPr>
            <w:r w:rsidRPr="005A5B83">
              <w:rPr>
                <w:rFonts w:ascii="Times New Roman" w:hAnsi="Times New Roman" w:cs="Times New Roman"/>
                <w:b/>
                <w:bCs/>
                <w:sz w:val="24"/>
                <w:szCs w:val="24"/>
              </w:rPr>
              <w:t>Chen et al.</w:t>
            </w:r>
          </w:p>
        </w:tc>
        <w:tc>
          <w:tcPr>
            <w:tcW w:w="641" w:type="pct"/>
            <w:gridSpan w:val="5"/>
          </w:tcPr>
          <w:p w14:paraId="55B70025" w14:textId="77777777" w:rsidR="00A91087" w:rsidRPr="005A5B83" w:rsidRDefault="00A91087" w:rsidP="00834AB5">
            <w:pPr>
              <w:spacing w:line="360" w:lineRule="auto"/>
              <w:jc w:val="center"/>
              <w:rPr>
                <w:rFonts w:ascii="Times New Roman" w:hAnsi="Times New Roman" w:cs="Times New Roman"/>
                <w:b/>
                <w:bCs/>
                <w:sz w:val="24"/>
                <w:szCs w:val="24"/>
              </w:rPr>
            </w:pPr>
            <w:r w:rsidRPr="009A3591">
              <w:rPr>
                <w:rFonts w:ascii="Times New Roman" w:hAnsi="Times New Roman" w:cs="Times New Roman"/>
                <w:b/>
                <w:bCs/>
                <w:sz w:val="24"/>
                <w:szCs w:val="24"/>
              </w:rPr>
              <w:t>De Santibanes</w:t>
            </w:r>
          </w:p>
        </w:tc>
        <w:tc>
          <w:tcPr>
            <w:tcW w:w="550" w:type="pct"/>
            <w:gridSpan w:val="5"/>
          </w:tcPr>
          <w:p w14:paraId="688D7D1B" w14:textId="77777777" w:rsidR="00A91087" w:rsidRPr="005A5B83" w:rsidRDefault="00A91087" w:rsidP="00834AB5">
            <w:pPr>
              <w:spacing w:line="360" w:lineRule="auto"/>
              <w:jc w:val="center"/>
              <w:rPr>
                <w:rFonts w:ascii="Times New Roman" w:hAnsi="Times New Roman" w:cs="Times New Roman"/>
                <w:b/>
                <w:bCs/>
                <w:sz w:val="24"/>
                <w:szCs w:val="24"/>
              </w:rPr>
            </w:pPr>
            <w:r w:rsidRPr="008559CD">
              <w:rPr>
                <w:rFonts w:ascii="Times New Roman" w:hAnsi="Times New Roman" w:cs="Times New Roman"/>
                <w:b/>
                <w:bCs/>
                <w:sz w:val="24"/>
                <w:szCs w:val="24"/>
              </w:rPr>
              <w:t>University of Lyon and Clermon</w:t>
            </w:r>
            <w:r>
              <w:rPr>
                <w:rFonts w:ascii="Times New Roman" w:hAnsi="Times New Roman" w:cs="Times New Roman"/>
                <w:b/>
                <w:bCs/>
                <w:sz w:val="24"/>
                <w:szCs w:val="24"/>
              </w:rPr>
              <w:t>t-</w:t>
            </w:r>
            <w:r w:rsidRPr="008559CD">
              <w:rPr>
                <w:rFonts w:ascii="Times New Roman" w:hAnsi="Times New Roman" w:cs="Times New Roman"/>
                <w:b/>
                <w:bCs/>
                <w:sz w:val="24"/>
                <w:szCs w:val="24"/>
              </w:rPr>
              <w:t>Ferrand</w:t>
            </w:r>
            <w:r>
              <w:rPr>
                <w:rFonts w:ascii="Times New Roman" w:hAnsi="Times New Roman" w:cs="Times New Roman"/>
                <w:b/>
                <w:bCs/>
                <w:sz w:val="24"/>
                <w:szCs w:val="24"/>
              </w:rPr>
              <w:t xml:space="preserve"> University</w:t>
            </w:r>
          </w:p>
        </w:tc>
      </w:tr>
      <w:tr w:rsidR="00A91087" w:rsidRPr="00292BEF" w14:paraId="5FC14304" w14:textId="77777777" w:rsidTr="002A6285">
        <w:trPr>
          <w:trHeight w:val="2560"/>
        </w:trPr>
        <w:tc>
          <w:tcPr>
            <w:tcW w:w="431" w:type="pct"/>
          </w:tcPr>
          <w:p w14:paraId="44CEC3A3" w14:textId="77777777" w:rsidR="00A91087" w:rsidRDefault="00A91087" w:rsidP="00834AB5">
            <w:pPr>
              <w:spacing w:line="360" w:lineRule="auto"/>
              <w:jc w:val="center"/>
              <w:rPr>
                <w:rFonts w:ascii="Times New Roman" w:hAnsi="Times New Roman" w:cs="Times New Roman"/>
                <w:b/>
                <w:bCs/>
                <w:sz w:val="24"/>
                <w:szCs w:val="24"/>
              </w:rPr>
            </w:pPr>
            <w:r w:rsidRPr="00504E66">
              <w:rPr>
                <w:rFonts w:ascii="Times New Roman" w:hAnsi="Times New Roman" w:cs="Times New Roman"/>
                <w:b/>
                <w:bCs/>
                <w:sz w:val="24"/>
                <w:szCs w:val="24"/>
              </w:rPr>
              <w:t>Age, median</w:t>
            </w:r>
            <w:r>
              <w:t xml:space="preserve"> [</w:t>
            </w:r>
            <w:r w:rsidRPr="00FA57B9">
              <w:rPr>
                <w:rFonts w:ascii="Times New Roman" w:hAnsi="Times New Roman" w:cs="Times New Roman"/>
                <w:b/>
                <w:bCs/>
                <w:sz w:val="24"/>
                <w:szCs w:val="24"/>
              </w:rPr>
              <w:t>interquartile range</w:t>
            </w:r>
            <w:r>
              <w:rPr>
                <w:rFonts w:ascii="Times New Roman" w:hAnsi="Times New Roman" w:cs="Times New Roman"/>
                <w:b/>
                <w:bCs/>
                <w:sz w:val="24"/>
                <w:szCs w:val="24"/>
              </w:rPr>
              <w:t>] /</w:t>
            </w:r>
          </w:p>
          <w:p w14:paraId="4B34167C" w14:textId="77777777" w:rsidR="00A91087" w:rsidRPr="00504E66" w:rsidRDefault="00A91087" w:rsidP="00834AB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Age, mean </w:t>
            </w:r>
            <w:r w:rsidRPr="003E0A4E">
              <w:rPr>
                <w:rFonts w:ascii="Times New Roman" w:hAnsi="Times New Roman" w:cs="Times New Roman"/>
                <w:b/>
                <w:bCs/>
                <w:sz w:val="24"/>
                <w:szCs w:val="24"/>
              </w:rPr>
              <w:t>±</w:t>
            </w:r>
            <w:r>
              <w:rPr>
                <w:rFonts w:ascii="Times New Roman" w:hAnsi="Times New Roman" w:cs="Times New Roman"/>
                <w:b/>
                <w:bCs/>
                <w:sz w:val="24"/>
                <w:szCs w:val="24"/>
              </w:rPr>
              <w:t xml:space="preserve"> SD</w:t>
            </w:r>
          </w:p>
        </w:tc>
        <w:tc>
          <w:tcPr>
            <w:tcW w:w="567" w:type="pct"/>
            <w:gridSpan w:val="2"/>
          </w:tcPr>
          <w:p w14:paraId="284F7DD2" w14:textId="77777777" w:rsidR="00A91087" w:rsidRPr="00292BEF" w:rsidRDefault="00A91087" w:rsidP="00834AB5">
            <w:pPr>
              <w:spacing w:line="360" w:lineRule="auto"/>
              <w:jc w:val="center"/>
              <w:rPr>
                <w:rFonts w:ascii="Times New Roman" w:hAnsi="Times New Roman" w:cs="Times New Roman"/>
                <w:sz w:val="24"/>
                <w:szCs w:val="24"/>
              </w:rPr>
            </w:pPr>
            <w:r w:rsidRPr="00CB38A8">
              <w:rPr>
                <w:rFonts w:ascii="Times New Roman" w:hAnsi="Times New Roman" w:cs="Times New Roman"/>
                <w:sz w:val="24"/>
                <w:szCs w:val="24"/>
              </w:rPr>
              <w:t xml:space="preserve">58 </w:t>
            </w:r>
            <w:r>
              <w:rPr>
                <w:rFonts w:ascii="Times New Roman" w:hAnsi="Times New Roman" w:cs="Times New Roman"/>
                <w:sz w:val="24"/>
                <w:szCs w:val="24"/>
              </w:rPr>
              <w:t>[</w:t>
            </w:r>
            <w:r w:rsidRPr="00CB38A8">
              <w:rPr>
                <w:rFonts w:ascii="Times New Roman" w:hAnsi="Times New Roman" w:cs="Times New Roman"/>
                <w:sz w:val="24"/>
                <w:szCs w:val="24"/>
              </w:rPr>
              <w:t>50-65</w:t>
            </w:r>
            <w:r>
              <w:rPr>
                <w:rFonts w:ascii="Times New Roman" w:hAnsi="Times New Roman" w:cs="Times New Roman"/>
                <w:sz w:val="24"/>
                <w:szCs w:val="24"/>
              </w:rPr>
              <w:t>]</w:t>
            </w:r>
          </w:p>
        </w:tc>
        <w:tc>
          <w:tcPr>
            <w:tcW w:w="453" w:type="pct"/>
            <w:gridSpan w:val="2"/>
          </w:tcPr>
          <w:p w14:paraId="0C9AB4EA"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p>
        </w:tc>
        <w:tc>
          <w:tcPr>
            <w:tcW w:w="407" w:type="pct"/>
            <w:gridSpan w:val="3"/>
          </w:tcPr>
          <w:p w14:paraId="261B1D65"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p>
        </w:tc>
        <w:tc>
          <w:tcPr>
            <w:tcW w:w="479" w:type="pct"/>
            <w:gridSpan w:val="3"/>
          </w:tcPr>
          <w:p w14:paraId="794381DB"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NA</w:t>
            </w:r>
          </w:p>
        </w:tc>
        <w:tc>
          <w:tcPr>
            <w:tcW w:w="538" w:type="pct"/>
            <w:gridSpan w:val="3"/>
          </w:tcPr>
          <w:p w14:paraId="2DD9AA6B" w14:textId="77777777" w:rsidR="00A91087" w:rsidRPr="00292BEF" w:rsidRDefault="00A91087" w:rsidP="00834AB5">
            <w:pPr>
              <w:spacing w:line="360" w:lineRule="auto"/>
              <w:jc w:val="center"/>
              <w:rPr>
                <w:rFonts w:ascii="Times New Roman" w:hAnsi="Times New Roman" w:cs="Times New Roman"/>
                <w:sz w:val="24"/>
                <w:szCs w:val="24"/>
              </w:rPr>
            </w:pPr>
            <w:r w:rsidRPr="0009381C">
              <w:rPr>
                <w:rFonts w:ascii="Times New Roman" w:hAnsi="Times New Roman" w:cs="Times New Roman"/>
                <w:sz w:val="24"/>
                <w:szCs w:val="24"/>
              </w:rPr>
              <w:t>6</w:t>
            </w:r>
            <w:r>
              <w:rPr>
                <w:rFonts w:ascii="Times New Roman" w:hAnsi="Times New Roman" w:cs="Times New Roman"/>
                <w:sz w:val="24"/>
                <w:szCs w:val="24"/>
              </w:rPr>
              <w:t>1 [51 - 68]</w:t>
            </w:r>
          </w:p>
        </w:tc>
        <w:tc>
          <w:tcPr>
            <w:tcW w:w="453" w:type="pct"/>
            <w:gridSpan w:val="2"/>
          </w:tcPr>
          <w:p w14:paraId="126B8817"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p>
        </w:tc>
        <w:tc>
          <w:tcPr>
            <w:tcW w:w="482" w:type="pct"/>
            <w:gridSpan w:val="2"/>
          </w:tcPr>
          <w:p w14:paraId="42509D31"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p>
        </w:tc>
        <w:tc>
          <w:tcPr>
            <w:tcW w:w="641" w:type="pct"/>
            <w:gridSpan w:val="5"/>
          </w:tcPr>
          <w:p w14:paraId="29AB3B8A" w14:textId="77777777" w:rsidR="00A91087" w:rsidRDefault="00A91087" w:rsidP="00834AB5">
            <w:pPr>
              <w:spacing w:line="360" w:lineRule="auto"/>
              <w:jc w:val="center"/>
              <w:rPr>
                <w:rFonts w:ascii="Times New Roman" w:hAnsi="Times New Roman" w:cs="Times New Roman"/>
                <w:sz w:val="24"/>
                <w:szCs w:val="24"/>
              </w:rPr>
            </w:pPr>
            <w:r w:rsidRPr="00B45F3D">
              <w:rPr>
                <w:rFonts w:ascii="Times New Roman" w:hAnsi="Times New Roman" w:cs="Times New Roman"/>
                <w:sz w:val="24"/>
                <w:szCs w:val="24"/>
              </w:rPr>
              <w:t>67</w:t>
            </w:r>
            <w:r>
              <w:rPr>
                <w:rFonts w:ascii="Times New Roman" w:hAnsi="Times New Roman" w:cs="Times New Roman"/>
                <w:sz w:val="24"/>
                <w:szCs w:val="24"/>
              </w:rPr>
              <w:t xml:space="preserve"> </w:t>
            </w:r>
          </w:p>
          <w:p w14:paraId="2917F5B3"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[59 – 75]</w:t>
            </w:r>
          </w:p>
        </w:tc>
        <w:tc>
          <w:tcPr>
            <w:tcW w:w="550" w:type="pct"/>
            <w:gridSpan w:val="5"/>
          </w:tcPr>
          <w:p w14:paraId="1739A255" w14:textId="77777777" w:rsidR="00A91087" w:rsidRDefault="00A91087" w:rsidP="00834AB5">
            <w:pPr>
              <w:spacing w:line="360" w:lineRule="auto"/>
              <w:jc w:val="center"/>
              <w:rPr>
                <w:rFonts w:ascii="Times New Roman" w:hAnsi="Times New Roman" w:cs="Times New Roman"/>
                <w:sz w:val="24"/>
                <w:szCs w:val="24"/>
              </w:rPr>
            </w:pPr>
            <w:r w:rsidRPr="00B45F3D">
              <w:rPr>
                <w:rFonts w:ascii="Times New Roman" w:hAnsi="Times New Roman" w:cs="Times New Roman"/>
                <w:sz w:val="24"/>
                <w:szCs w:val="24"/>
              </w:rPr>
              <w:t>59.6</w:t>
            </w:r>
          </w:p>
          <w:p w14:paraId="1915433D"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[51.6 – 67.9]</w:t>
            </w:r>
          </w:p>
        </w:tc>
      </w:tr>
      <w:tr w:rsidR="00A91087" w:rsidRPr="00292BEF" w14:paraId="7DACEA7B" w14:textId="77777777" w:rsidTr="002A6285">
        <w:trPr>
          <w:trHeight w:val="547"/>
        </w:trPr>
        <w:tc>
          <w:tcPr>
            <w:tcW w:w="431" w:type="pct"/>
            <w:vMerge w:val="restart"/>
          </w:tcPr>
          <w:p w14:paraId="1434D1B7" w14:textId="77777777" w:rsidR="00A91087" w:rsidRPr="00504E66" w:rsidRDefault="00A91087" w:rsidP="00834AB5">
            <w:pPr>
              <w:spacing w:line="360" w:lineRule="auto"/>
              <w:jc w:val="center"/>
              <w:rPr>
                <w:rFonts w:ascii="Times New Roman" w:hAnsi="Times New Roman" w:cs="Times New Roman"/>
                <w:b/>
                <w:bCs/>
                <w:sz w:val="24"/>
                <w:szCs w:val="24"/>
              </w:rPr>
            </w:pPr>
            <w:bookmarkStart w:id="33" w:name="_Hlk73372900"/>
          </w:p>
        </w:tc>
        <w:tc>
          <w:tcPr>
            <w:tcW w:w="311" w:type="pct"/>
          </w:tcPr>
          <w:p w14:paraId="495E041D" w14:textId="77777777" w:rsidR="00A91087" w:rsidRPr="00CB38A8"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256" w:type="pct"/>
          </w:tcPr>
          <w:p w14:paraId="36D0B3F0" w14:textId="77777777" w:rsidR="00A91087" w:rsidRPr="00CB38A8"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227" w:type="pct"/>
          </w:tcPr>
          <w:p w14:paraId="7F93CB23" w14:textId="77777777" w:rsidR="00A91087" w:rsidRPr="00E23B0B"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227" w:type="pct"/>
          </w:tcPr>
          <w:p w14:paraId="63E4EC75" w14:textId="77777777" w:rsidR="00A91087" w:rsidRPr="00E23B0B"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284" w:type="pct"/>
            <w:gridSpan w:val="2"/>
          </w:tcPr>
          <w:p w14:paraId="60503053" w14:textId="77777777" w:rsidR="00A91087" w:rsidRPr="003E0A4E"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123" w:type="pct"/>
          </w:tcPr>
          <w:p w14:paraId="7F5AC899" w14:textId="77777777" w:rsidR="00A91087" w:rsidRPr="003E0A4E"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Left</w:t>
            </w:r>
          </w:p>
        </w:tc>
        <w:tc>
          <w:tcPr>
            <w:tcW w:w="304" w:type="pct"/>
            <w:gridSpan w:val="2"/>
          </w:tcPr>
          <w:p w14:paraId="58CE9DBA" w14:textId="77777777" w:rsidR="00A91087" w:rsidRPr="00292BEF"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Right</w:t>
            </w:r>
          </w:p>
        </w:tc>
        <w:tc>
          <w:tcPr>
            <w:tcW w:w="175" w:type="pct"/>
          </w:tcPr>
          <w:p w14:paraId="0985C410" w14:textId="77777777" w:rsidR="00A91087" w:rsidRPr="00292BEF"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333" w:type="pct"/>
            <w:gridSpan w:val="2"/>
          </w:tcPr>
          <w:p w14:paraId="6BBF44F8" w14:textId="77777777" w:rsidR="00A91087" w:rsidRPr="00292BEF"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205" w:type="pct"/>
          </w:tcPr>
          <w:p w14:paraId="23C5CFE9" w14:textId="77777777" w:rsidR="00A91087" w:rsidRPr="00292BEF"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227" w:type="pct"/>
          </w:tcPr>
          <w:p w14:paraId="76C5F42F" w14:textId="77777777" w:rsidR="00A91087" w:rsidRPr="00292BEF"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227" w:type="pct"/>
          </w:tcPr>
          <w:p w14:paraId="2335A769" w14:textId="77777777" w:rsidR="00A91087" w:rsidRPr="00292BEF"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227" w:type="pct"/>
          </w:tcPr>
          <w:p w14:paraId="5C643631" w14:textId="77777777" w:rsidR="00A91087" w:rsidRPr="00292BEF"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256" w:type="pct"/>
          </w:tcPr>
          <w:p w14:paraId="0B7FE7D8" w14:textId="77777777" w:rsidR="00A91087" w:rsidRPr="00292BEF"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411" w:type="pct"/>
            <w:gridSpan w:val="3"/>
          </w:tcPr>
          <w:p w14:paraId="44EE0E7A" w14:textId="77777777" w:rsidR="00A91087" w:rsidRPr="005F2E18"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230" w:type="pct"/>
            <w:gridSpan w:val="2"/>
          </w:tcPr>
          <w:p w14:paraId="7BAE4352" w14:textId="77777777" w:rsidR="00A91087" w:rsidRPr="005F2E18"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352" w:type="pct"/>
            <w:gridSpan w:val="3"/>
          </w:tcPr>
          <w:p w14:paraId="67599B4B" w14:textId="77777777" w:rsidR="00A91087" w:rsidRPr="005F2E18"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199" w:type="pct"/>
            <w:gridSpan w:val="2"/>
          </w:tcPr>
          <w:p w14:paraId="73A78BD9" w14:textId="77777777" w:rsidR="00A91087" w:rsidRPr="005F2E18"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r>
      <w:tr w:rsidR="00A91087" w:rsidRPr="00292BEF" w14:paraId="2B424FF8" w14:textId="77777777" w:rsidTr="002A6285">
        <w:trPr>
          <w:trHeight w:val="2743"/>
        </w:trPr>
        <w:tc>
          <w:tcPr>
            <w:tcW w:w="431" w:type="pct"/>
            <w:vMerge/>
          </w:tcPr>
          <w:p w14:paraId="6DAC6B30" w14:textId="77777777" w:rsidR="00A91087" w:rsidRPr="00504E66" w:rsidRDefault="00A91087" w:rsidP="00834AB5">
            <w:pPr>
              <w:spacing w:line="360" w:lineRule="auto"/>
              <w:jc w:val="center"/>
              <w:rPr>
                <w:rFonts w:ascii="Times New Roman" w:hAnsi="Times New Roman" w:cs="Times New Roman"/>
                <w:b/>
                <w:bCs/>
                <w:sz w:val="24"/>
                <w:szCs w:val="24"/>
              </w:rPr>
            </w:pPr>
          </w:p>
        </w:tc>
        <w:tc>
          <w:tcPr>
            <w:tcW w:w="311" w:type="pct"/>
          </w:tcPr>
          <w:p w14:paraId="0A99100B" w14:textId="77777777" w:rsidR="00A91087" w:rsidRPr="005F2E18" w:rsidRDefault="00A91087" w:rsidP="00834AB5">
            <w:pPr>
              <w:spacing w:line="360" w:lineRule="auto"/>
              <w:jc w:val="center"/>
              <w:rPr>
                <w:rFonts w:ascii="Times New Roman" w:hAnsi="Times New Roman" w:cs="Times New Roman"/>
                <w:sz w:val="24"/>
                <w:szCs w:val="24"/>
              </w:rPr>
            </w:pPr>
            <w:r w:rsidRPr="00E62108">
              <w:rPr>
                <w:rFonts w:ascii="Times New Roman" w:hAnsi="Times New Roman" w:cs="Times New Roman"/>
                <w:sz w:val="24"/>
                <w:szCs w:val="24"/>
              </w:rPr>
              <w:t xml:space="preserve">56 </w:t>
            </w:r>
            <w:r>
              <w:rPr>
                <w:rFonts w:ascii="Times New Roman" w:hAnsi="Times New Roman" w:cs="Times New Roman"/>
                <w:sz w:val="24"/>
                <w:szCs w:val="24"/>
              </w:rPr>
              <w:t>[</w:t>
            </w:r>
            <w:r w:rsidRPr="00E62108">
              <w:rPr>
                <w:rFonts w:ascii="Times New Roman" w:hAnsi="Times New Roman" w:cs="Times New Roman"/>
                <w:sz w:val="24"/>
                <w:szCs w:val="24"/>
              </w:rPr>
              <w:t>49-64</w:t>
            </w:r>
            <w:r>
              <w:rPr>
                <w:rFonts w:ascii="Times New Roman" w:hAnsi="Times New Roman" w:cs="Times New Roman"/>
                <w:sz w:val="24"/>
                <w:szCs w:val="24"/>
              </w:rPr>
              <w:t>]</w:t>
            </w:r>
          </w:p>
        </w:tc>
        <w:tc>
          <w:tcPr>
            <w:tcW w:w="256" w:type="pct"/>
          </w:tcPr>
          <w:p w14:paraId="2D09365C" w14:textId="77777777" w:rsidR="00A91087" w:rsidRPr="005F2E18" w:rsidRDefault="00A91087" w:rsidP="00834AB5">
            <w:pPr>
              <w:spacing w:line="360" w:lineRule="auto"/>
              <w:jc w:val="center"/>
              <w:rPr>
                <w:rFonts w:ascii="Times New Roman" w:hAnsi="Times New Roman" w:cs="Times New Roman"/>
                <w:sz w:val="24"/>
                <w:szCs w:val="24"/>
              </w:rPr>
            </w:pPr>
            <w:r w:rsidRPr="00802A78">
              <w:rPr>
                <w:rFonts w:ascii="Times New Roman" w:hAnsi="Times New Roman" w:cs="Times New Roman"/>
                <w:sz w:val="24"/>
                <w:szCs w:val="24"/>
              </w:rPr>
              <w:t xml:space="preserve">58 </w:t>
            </w:r>
            <w:r>
              <w:rPr>
                <w:rFonts w:ascii="Times New Roman" w:hAnsi="Times New Roman" w:cs="Times New Roman"/>
                <w:sz w:val="24"/>
                <w:szCs w:val="24"/>
              </w:rPr>
              <w:t>[</w:t>
            </w:r>
            <w:r w:rsidRPr="00802A78">
              <w:rPr>
                <w:rFonts w:ascii="Times New Roman" w:hAnsi="Times New Roman" w:cs="Times New Roman"/>
                <w:sz w:val="24"/>
                <w:szCs w:val="24"/>
              </w:rPr>
              <w:t>50-66</w:t>
            </w:r>
            <w:r>
              <w:rPr>
                <w:rFonts w:ascii="Times New Roman" w:hAnsi="Times New Roman" w:cs="Times New Roman"/>
                <w:sz w:val="24"/>
                <w:szCs w:val="24"/>
              </w:rPr>
              <w:t>]</w:t>
            </w:r>
          </w:p>
        </w:tc>
        <w:tc>
          <w:tcPr>
            <w:tcW w:w="227" w:type="pct"/>
          </w:tcPr>
          <w:p w14:paraId="55774262" w14:textId="77777777" w:rsidR="00A91087" w:rsidRPr="005F2E18" w:rsidRDefault="00A91087" w:rsidP="00834AB5">
            <w:pPr>
              <w:spacing w:line="360" w:lineRule="auto"/>
              <w:jc w:val="center"/>
              <w:rPr>
                <w:rFonts w:ascii="Times New Roman" w:hAnsi="Times New Roman" w:cs="Times New Roman"/>
                <w:sz w:val="24"/>
                <w:szCs w:val="24"/>
              </w:rPr>
            </w:pPr>
            <w:r w:rsidRPr="00E23B0B">
              <w:rPr>
                <w:rFonts w:ascii="Times New Roman" w:hAnsi="Times New Roman" w:cs="Times New Roman"/>
                <w:sz w:val="24"/>
                <w:szCs w:val="24"/>
              </w:rPr>
              <w:t xml:space="preserve">58.5 </w:t>
            </w:r>
            <w:r>
              <w:rPr>
                <w:rFonts w:ascii="Times New Roman" w:hAnsi="Times New Roman" w:cs="Times New Roman"/>
                <w:sz w:val="24"/>
                <w:szCs w:val="24"/>
              </w:rPr>
              <w:t>[</w:t>
            </w:r>
            <w:r w:rsidRPr="00E23B0B">
              <w:rPr>
                <w:rFonts w:ascii="Times New Roman" w:hAnsi="Times New Roman" w:cs="Times New Roman"/>
                <w:sz w:val="24"/>
                <w:szCs w:val="24"/>
              </w:rPr>
              <w:t>49.7</w:t>
            </w:r>
            <w:r>
              <w:rPr>
                <w:rFonts w:ascii="Times New Roman" w:hAnsi="Times New Roman" w:cs="Times New Roman"/>
                <w:sz w:val="24"/>
                <w:szCs w:val="24"/>
              </w:rPr>
              <w:t>-</w:t>
            </w:r>
            <w:r w:rsidRPr="00E23B0B">
              <w:rPr>
                <w:rFonts w:ascii="Times New Roman" w:hAnsi="Times New Roman" w:cs="Times New Roman"/>
                <w:sz w:val="24"/>
                <w:szCs w:val="24"/>
              </w:rPr>
              <w:t>65.0</w:t>
            </w:r>
            <w:r>
              <w:rPr>
                <w:rFonts w:ascii="Times New Roman" w:hAnsi="Times New Roman" w:cs="Times New Roman"/>
                <w:sz w:val="24"/>
                <w:szCs w:val="24"/>
              </w:rPr>
              <w:t>]</w:t>
            </w:r>
          </w:p>
        </w:tc>
        <w:tc>
          <w:tcPr>
            <w:tcW w:w="227" w:type="pct"/>
          </w:tcPr>
          <w:p w14:paraId="5B3A9712" w14:textId="77777777" w:rsidR="00A91087" w:rsidRPr="005F2E18" w:rsidRDefault="00A91087" w:rsidP="00834AB5">
            <w:pPr>
              <w:spacing w:line="360" w:lineRule="auto"/>
              <w:jc w:val="center"/>
              <w:rPr>
                <w:rFonts w:ascii="Times New Roman" w:hAnsi="Times New Roman" w:cs="Times New Roman"/>
                <w:sz w:val="24"/>
                <w:szCs w:val="24"/>
              </w:rPr>
            </w:pPr>
            <w:r w:rsidRPr="00E77B75">
              <w:rPr>
                <w:rFonts w:ascii="Times New Roman" w:hAnsi="Times New Roman" w:cs="Times New Roman"/>
                <w:sz w:val="24"/>
                <w:szCs w:val="24"/>
              </w:rPr>
              <w:t>57.0</w:t>
            </w:r>
            <w:r w:rsidRPr="00E23B0B">
              <w:rPr>
                <w:rFonts w:ascii="Times New Roman" w:hAnsi="Times New Roman" w:cs="Times New Roman"/>
                <w:sz w:val="24"/>
                <w:szCs w:val="24"/>
              </w:rPr>
              <w:t xml:space="preserve"> </w:t>
            </w:r>
            <w:r>
              <w:rPr>
                <w:rFonts w:ascii="Times New Roman" w:hAnsi="Times New Roman" w:cs="Times New Roman"/>
                <w:sz w:val="24"/>
                <w:szCs w:val="24"/>
              </w:rPr>
              <w:t>[</w:t>
            </w:r>
            <w:r w:rsidRPr="00601629">
              <w:rPr>
                <w:rFonts w:ascii="Times New Roman" w:hAnsi="Times New Roman" w:cs="Times New Roman"/>
                <w:sz w:val="24"/>
                <w:szCs w:val="24"/>
              </w:rPr>
              <w:t>49.7</w:t>
            </w:r>
            <w:r>
              <w:rPr>
                <w:rFonts w:ascii="Times New Roman" w:hAnsi="Times New Roman" w:cs="Times New Roman"/>
                <w:sz w:val="24"/>
                <w:szCs w:val="24"/>
              </w:rPr>
              <w:t>-</w:t>
            </w:r>
            <w:r w:rsidRPr="00601629">
              <w:rPr>
                <w:rFonts w:ascii="Times New Roman" w:hAnsi="Times New Roman" w:cs="Times New Roman"/>
                <w:sz w:val="24"/>
                <w:szCs w:val="24"/>
              </w:rPr>
              <w:t>64.0</w:t>
            </w:r>
            <w:r>
              <w:rPr>
                <w:rFonts w:ascii="Times New Roman" w:hAnsi="Times New Roman" w:cs="Times New Roman"/>
                <w:sz w:val="24"/>
                <w:szCs w:val="24"/>
              </w:rPr>
              <w:t>]</w:t>
            </w:r>
          </w:p>
        </w:tc>
        <w:tc>
          <w:tcPr>
            <w:tcW w:w="284" w:type="pct"/>
            <w:gridSpan w:val="2"/>
          </w:tcPr>
          <w:p w14:paraId="71C275D6" w14:textId="77777777" w:rsidR="00A91087" w:rsidRPr="005F2E18"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p>
        </w:tc>
        <w:tc>
          <w:tcPr>
            <w:tcW w:w="123" w:type="pct"/>
          </w:tcPr>
          <w:p w14:paraId="4C2F8CF3" w14:textId="77777777" w:rsidR="00A91087" w:rsidRPr="005F2E18"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p>
        </w:tc>
        <w:tc>
          <w:tcPr>
            <w:tcW w:w="304" w:type="pct"/>
            <w:gridSpan w:val="2"/>
          </w:tcPr>
          <w:p w14:paraId="573F2A01" w14:textId="77777777" w:rsidR="00A91087" w:rsidRPr="005F2E18"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NA</w:t>
            </w:r>
          </w:p>
        </w:tc>
        <w:tc>
          <w:tcPr>
            <w:tcW w:w="175" w:type="pct"/>
          </w:tcPr>
          <w:p w14:paraId="2D3B5F80" w14:textId="77777777" w:rsidR="00A91087" w:rsidRPr="005F2E18"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NA</w:t>
            </w:r>
          </w:p>
        </w:tc>
        <w:tc>
          <w:tcPr>
            <w:tcW w:w="333" w:type="pct"/>
            <w:gridSpan w:val="2"/>
          </w:tcPr>
          <w:p w14:paraId="59CB83FF" w14:textId="77777777" w:rsidR="00A91087" w:rsidRDefault="00A91087" w:rsidP="00834AB5">
            <w:pPr>
              <w:spacing w:line="360" w:lineRule="auto"/>
              <w:jc w:val="center"/>
              <w:rPr>
                <w:rFonts w:ascii="Times New Roman" w:hAnsi="Times New Roman" w:cs="Times New Roman"/>
                <w:sz w:val="24"/>
                <w:szCs w:val="24"/>
              </w:rPr>
            </w:pPr>
            <w:r w:rsidRPr="003000C5">
              <w:rPr>
                <w:rFonts w:ascii="Times New Roman" w:hAnsi="Times New Roman" w:cs="Times New Roman"/>
                <w:sz w:val="24"/>
                <w:szCs w:val="24"/>
              </w:rPr>
              <w:t>63.8</w:t>
            </w:r>
          </w:p>
          <w:p w14:paraId="6F93A6F3" w14:textId="77777777" w:rsidR="00A91087" w:rsidRPr="005F2E18"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r w:rsidRPr="003000C5">
              <w:rPr>
                <w:rFonts w:ascii="Times New Roman" w:hAnsi="Times New Roman" w:cs="Times New Roman"/>
                <w:sz w:val="24"/>
                <w:szCs w:val="24"/>
              </w:rPr>
              <w:t>55.0</w:t>
            </w:r>
            <w:r>
              <w:rPr>
                <w:rFonts w:ascii="Times New Roman" w:hAnsi="Times New Roman" w:cs="Times New Roman"/>
                <w:sz w:val="24"/>
                <w:szCs w:val="24"/>
              </w:rPr>
              <w:t xml:space="preserve"> -</w:t>
            </w:r>
            <w:r w:rsidRPr="003000C5">
              <w:rPr>
                <w:rFonts w:ascii="Times New Roman" w:hAnsi="Times New Roman" w:cs="Times New Roman"/>
                <w:sz w:val="24"/>
                <w:szCs w:val="24"/>
              </w:rPr>
              <w:t xml:space="preserve">           71.5</w:t>
            </w:r>
            <w:r>
              <w:rPr>
                <w:rFonts w:ascii="Times New Roman" w:hAnsi="Times New Roman" w:cs="Times New Roman"/>
                <w:sz w:val="24"/>
                <w:szCs w:val="24"/>
              </w:rPr>
              <w:t>]</w:t>
            </w:r>
          </w:p>
        </w:tc>
        <w:tc>
          <w:tcPr>
            <w:tcW w:w="205" w:type="pct"/>
          </w:tcPr>
          <w:p w14:paraId="0E78A5E7" w14:textId="77777777" w:rsidR="00A91087" w:rsidRDefault="00A91087" w:rsidP="00834AB5">
            <w:pPr>
              <w:spacing w:line="360" w:lineRule="auto"/>
              <w:jc w:val="center"/>
              <w:rPr>
                <w:rFonts w:ascii="Times New Roman" w:hAnsi="Times New Roman" w:cs="Times New Roman"/>
                <w:sz w:val="24"/>
                <w:szCs w:val="24"/>
              </w:rPr>
            </w:pPr>
            <w:r w:rsidRPr="003000C5">
              <w:rPr>
                <w:rFonts w:ascii="Times New Roman" w:hAnsi="Times New Roman" w:cs="Times New Roman"/>
                <w:sz w:val="24"/>
                <w:szCs w:val="24"/>
              </w:rPr>
              <w:t>59.1</w:t>
            </w:r>
          </w:p>
          <w:p w14:paraId="45813881" w14:textId="77777777" w:rsidR="00A91087" w:rsidRPr="005F2E18"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r w:rsidRPr="009A56AF">
              <w:rPr>
                <w:rFonts w:ascii="Times New Roman" w:hAnsi="Times New Roman" w:cs="Times New Roman"/>
                <w:sz w:val="24"/>
                <w:szCs w:val="24"/>
              </w:rPr>
              <w:t>49.7</w:t>
            </w:r>
            <w:r>
              <w:rPr>
                <w:rFonts w:ascii="Times New Roman" w:hAnsi="Times New Roman" w:cs="Times New Roman"/>
                <w:sz w:val="24"/>
                <w:szCs w:val="24"/>
              </w:rPr>
              <w:t xml:space="preserve"> -</w:t>
            </w:r>
            <w:r w:rsidRPr="009A56AF">
              <w:rPr>
                <w:rFonts w:ascii="Times New Roman" w:hAnsi="Times New Roman" w:cs="Times New Roman"/>
                <w:sz w:val="24"/>
                <w:szCs w:val="24"/>
              </w:rPr>
              <w:t xml:space="preserve">           66.6</w:t>
            </w:r>
            <w:r>
              <w:rPr>
                <w:rFonts w:ascii="Times New Roman" w:hAnsi="Times New Roman" w:cs="Times New Roman"/>
                <w:sz w:val="24"/>
                <w:szCs w:val="24"/>
              </w:rPr>
              <w:t>]</w:t>
            </w:r>
          </w:p>
        </w:tc>
        <w:tc>
          <w:tcPr>
            <w:tcW w:w="227" w:type="pct"/>
          </w:tcPr>
          <w:p w14:paraId="09617F70" w14:textId="77777777" w:rsidR="00A91087" w:rsidRPr="005F2E18" w:rsidRDefault="00A91087" w:rsidP="00834AB5">
            <w:pPr>
              <w:spacing w:line="360" w:lineRule="auto"/>
              <w:jc w:val="center"/>
              <w:rPr>
                <w:rFonts w:ascii="Times New Roman" w:hAnsi="Times New Roman" w:cs="Times New Roman"/>
                <w:sz w:val="24"/>
                <w:szCs w:val="24"/>
              </w:rPr>
            </w:pPr>
            <w:r w:rsidRPr="00CC4E0E">
              <w:rPr>
                <w:rFonts w:ascii="Times New Roman" w:hAnsi="Times New Roman" w:cs="Times New Roman"/>
                <w:sz w:val="24"/>
                <w:szCs w:val="24"/>
              </w:rPr>
              <w:t>59.8 ± 12.2</w:t>
            </w:r>
          </w:p>
        </w:tc>
        <w:tc>
          <w:tcPr>
            <w:tcW w:w="227" w:type="pct"/>
          </w:tcPr>
          <w:p w14:paraId="7C62A59B" w14:textId="77777777" w:rsidR="00A91087" w:rsidRPr="005F2E18" w:rsidRDefault="00A91087" w:rsidP="00834AB5">
            <w:pPr>
              <w:spacing w:line="360" w:lineRule="auto"/>
              <w:jc w:val="center"/>
              <w:rPr>
                <w:rFonts w:ascii="Times New Roman" w:hAnsi="Times New Roman" w:cs="Times New Roman"/>
                <w:sz w:val="24"/>
                <w:szCs w:val="24"/>
              </w:rPr>
            </w:pPr>
            <w:r w:rsidRPr="00CC4E0E">
              <w:rPr>
                <w:rFonts w:ascii="Times New Roman" w:hAnsi="Times New Roman" w:cs="Times New Roman"/>
                <w:sz w:val="24"/>
                <w:szCs w:val="24"/>
              </w:rPr>
              <w:t>57.6 ± 10.3</w:t>
            </w:r>
          </w:p>
        </w:tc>
        <w:tc>
          <w:tcPr>
            <w:tcW w:w="227" w:type="pct"/>
          </w:tcPr>
          <w:p w14:paraId="6F7814CE" w14:textId="77777777" w:rsidR="00A91087" w:rsidRPr="005F2E18" w:rsidRDefault="00A91087" w:rsidP="00834AB5">
            <w:pPr>
              <w:spacing w:line="360" w:lineRule="auto"/>
              <w:jc w:val="center"/>
              <w:rPr>
                <w:rFonts w:ascii="Times New Roman" w:hAnsi="Times New Roman" w:cs="Times New Roman"/>
                <w:sz w:val="24"/>
                <w:szCs w:val="24"/>
              </w:rPr>
            </w:pPr>
            <w:r w:rsidRPr="003C2B82">
              <w:rPr>
                <w:rFonts w:ascii="Times New Roman" w:hAnsi="Times New Roman" w:cs="Times New Roman"/>
                <w:sz w:val="24"/>
                <w:szCs w:val="24"/>
              </w:rPr>
              <w:t xml:space="preserve">63.9 </w:t>
            </w:r>
            <w:r>
              <w:rPr>
                <w:rFonts w:ascii="Times New Roman" w:hAnsi="Times New Roman" w:cs="Times New Roman"/>
                <w:sz w:val="24"/>
                <w:szCs w:val="24"/>
              </w:rPr>
              <w:t>[</w:t>
            </w:r>
            <w:r w:rsidRPr="003C2B82">
              <w:rPr>
                <w:rFonts w:ascii="Times New Roman" w:hAnsi="Times New Roman" w:cs="Times New Roman"/>
                <w:sz w:val="24"/>
                <w:szCs w:val="24"/>
              </w:rPr>
              <w:t>61.2–66.7</w:t>
            </w:r>
            <w:r>
              <w:rPr>
                <w:rFonts w:ascii="Times New Roman" w:hAnsi="Times New Roman" w:cs="Times New Roman"/>
                <w:sz w:val="24"/>
                <w:szCs w:val="24"/>
              </w:rPr>
              <w:t>]</w:t>
            </w:r>
          </w:p>
        </w:tc>
        <w:tc>
          <w:tcPr>
            <w:tcW w:w="256" w:type="pct"/>
          </w:tcPr>
          <w:p w14:paraId="6CC31972" w14:textId="77777777" w:rsidR="00A91087" w:rsidRPr="005F2E18"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61</w:t>
            </w:r>
            <w:r w:rsidRPr="003C2B82">
              <w:rPr>
                <w:rFonts w:ascii="Times New Roman" w:hAnsi="Times New Roman" w:cs="Times New Roman"/>
                <w:sz w:val="24"/>
                <w:szCs w:val="24"/>
              </w:rPr>
              <w:t xml:space="preserve"> </w:t>
            </w:r>
            <w:r>
              <w:rPr>
                <w:rFonts w:ascii="Times New Roman" w:hAnsi="Times New Roman" w:cs="Times New Roman"/>
                <w:sz w:val="24"/>
                <w:szCs w:val="24"/>
              </w:rPr>
              <w:t>[59</w:t>
            </w:r>
            <w:r w:rsidRPr="003C2B82">
              <w:rPr>
                <w:rFonts w:ascii="Times New Roman" w:hAnsi="Times New Roman" w:cs="Times New Roman"/>
                <w:sz w:val="24"/>
                <w:szCs w:val="24"/>
              </w:rPr>
              <w:t>–6</w:t>
            </w:r>
            <w:r>
              <w:rPr>
                <w:rFonts w:ascii="Times New Roman" w:hAnsi="Times New Roman" w:cs="Times New Roman"/>
                <w:sz w:val="24"/>
                <w:szCs w:val="24"/>
              </w:rPr>
              <w:t>3]</w:t>
            </w:r>
          </w:p>
        </w:tc>
        <w:tc>
          <w:tcPr>
            <w:tcW w:w="333" w:type="pct"/>
            <w:gridSpan w:val="2"/>
          </w:tcPr>
          <w:p w14:paraId="13B418F0" w14:textId="77777777" w:rsidR="00A91087" w:rsidRDefault="00A91087" w:rsidP="00834AB5">
            <w:pPr>
              <w:spacing w:line="360" w:lineRule="auto"/>
              <w:rPr>
                <w:rFonts w:ascii="Times New Roman" w:hAnsi="Times New Roman" w:cs="Times New Roman"/>
                <w:sz w:val="24"/>
                <w:szCs w:val="24"/>
              </w:rPr>
            </w:pPr>
          </w:p>
          <w:p w14:paraId="7F2D5FAA" w14:textId="77777777" w:rsidR="00A91087" w:rsidRDefault="00A91087" w:rsidP="00834AB5">
            <w:pPr>
              <w:spacing w:line="360" w:lineRule="auto"/>
              <w:rPr>
                <w:rFonts w:ascii="Times New Roman" w:hAnsi="Times New Roman" w:cs="Times New Roman"/>
                <w:sz w:val="24"/>
                <w:szCs w:val="24"/>
              </w:rPr>
            </w:pPr>
            <w:r w:rsidRPr="004F29DB">
              <w:rPr>
                <w:rFonts w:ascii="Times New Roman" w:hAnsi="Times New Roman" w:cs="Times New Roman"/>
                <w:sz w:val="24"/>
                <w:szCs w:val="24"/>
              </w:rPr>
              <w:t>70</w:t>
            </w:r>
          </w:p>
          <w:p w14:paraId="0ABBEA9B" w14:textId="77777777" w:rsidR="00A91087" w:rsidRPr="000155D6" w:rsidRDefault="00A91087" w:rsidP="00834AB5">
            <w:pPr>
              <w:pStyle w:val="HTMLPreformatted"/>
              <w:shd w:val="clear" w:color="auto" w:fill="FFFFFF"/>
              <w:wordWrap w:val="0"/>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w:t>
            </w:r>
            <w:r w:rsidRPr="000155D6">
              <w:rPr>
                <w:rFonts w:ascii="Times New Roman" w:eastAsiaTheme="minorHAnsi" w:hAnsi="Times New Roman" w:cs="Times New Roman"/>
                <w:sz w:val="24"/>
                <w:szCs w:val="24"/>
                <w:lang w:eastAsia="en-US"/>
              </w:rPr>
              <w:t>63.5 -           77.5</w:t>
            </w:r>
            <w:r>
              <w:rPr>
                <w:rFonts w:ascii="Times New Roman" w:eastAsiaTheme="minorHAnsi" w:hAnsi="Times New Roman" w:cs="Times New Roman"/>
                <w:sz w:val="24"/>
                <w:szCs w:val="24"/>
                <w:lang w:eastAsia="en-US"/>
              </w:rPr>
              <w:t>]</w:t>
            </w:r>
          </w:p>
          <w:p w14:paraId="6623FADF" w14:textId="77777777" w:rsidR="00A91087" w:rsidRPr="005F2E18" w:rsidRDefault="00A91087" w:rsidP="00834AB5">
            <w:pPr>
              <w:spacing w:line="360" w:lineRule="auto"/>
              <w:jc w:val="center"/>
              <w:rPr>
                <w:rFonts w:ascii="Times New Roman" w:hAnsi="Times New Roman" w:cs="Times New Roman"/>
                <w:sz w:val="24"/>
                <w:szCs w:val="24"/>
              </w:rPr>
            </w:pPr>
          </w:p>
        </w:tc>
        <w:tc>
          <w:tcPr>
            <w:tcW w:w="307" w:type="pct"/>
            <w:gridSpan w:val="3"/>
          </w:tcPr>
          <w:p w14:paraId="0D5C308E" w14:textId="77777777" w:rsidR="00A91087" w:rsidRDefault="00A91087" w:rsidP="00834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sz w:val="24"/>
                <w:szCs w:val="24"/>
              </w:rPr>
            </w:pPr>
          </w:p>
          <w:p w14:paraId="24BF6E83" w14:textId="77777777" w:rsidR="00A91087" w:rsidRDefault="00A91087" w:rsidP="00834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sz w:val="24"/>
                <w:szCs w:val="24"/>
              </w:rPr>
            </w:pPr>
            <w:r w:rsidRPr="004F29DB">
              <w:rPr>
                <w:rFonts w:ascii="Times New Roman" w:hAnsi="Times New Roman" w:cs="Times New Roman"/>
                <w:sz w:val="24"/>
                <w:szCs w:val="24"/>
              </w:rPr>
              <w:t>67</w:t>
            </w:r>
          </w:p>
          <w:p w14:paraId="5EFF5089" w14:textId="77777777" w:rsidR="00A91087" w:rsidRPr="004F29DB" w:rsidRDefault="00A91087" w:rsidP="00834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sz w:val="24"/>
                <w:szCs w:val="24"/>
              </w:rPr>
            </w:pPr>
          </w:p>
          <w:p w14:paraId="03C17369" w14:textId="77777777" w:rsidR="00A91087" w:rsidRPr="000155D6" w:rsidRDefault="00A91087" w:rsidP="00834AB5">
            <w:pPr>
              <w:pStyle w:val="HTMLPreformatted"/>
              <w:shd w:val="clear" w:color="auto" w:fill="FFFFFF"/>
              <w:wordWrap w:val="0"/>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w:t>
            </w:r>
            <w:r w:rsidRPr="000155D6">
              <w:rPr>
                <w:rFonts w:ascii="Times New Roman" w:eastAsiaTheme="minorHAnsi" w:hAnsi="Times New Roman" w:cs="Times New Roman"/>
                <w:sz w:val="24"/>
                <w:szCs w:val="24"/>
                <w:lang w:eastAsia="en-US"/>
              </w:rPr>
              <w:t>58 -</w:t>
            </w:r>
            <w:r>
              <w:rPr>
                <w:rFonts w:ascii="Times New Roman" w:eastAsiaTheme="minorHAnsi" w:hAnsi="Times New Roman" w:cs="Times New Roman"/>
                <w:sz w:val="24"/>
                <w:szCs w:val="24"/>
                <w:lang w:eastAsia="en-US"/>
              </w:rPr>
              <w:t xml:space="preserve"> </w:t>
            </w:r>
            <w:r w:rsidRPr="000155D6">
              <w:rPr>
                <w:rFonts w:ascii="Times New Roman" w:eastAsiaTheme="minorHAnsi" w:hAnsi="Times New Roman" w:cs="Times New Roman"/>
                <w:sz w:val="24"/>
                <w:szCs w:val="24"/>
                <w:lang w:eastAsia="en-US"/>
              </w:rPr>
              <w:t xml:space="preserve">            74</w:t>
            </w:r>
            <w:r>
              <w:rPr>
                <w:rFonts w:ascii="Times New Roman" w:eastAsiaTheme="minorHAnsi" w:hAnsi="Times New Roman" w:cs="Times New Roman"/>
                <w:sz w:val="24"/>
                <w:szCs w:val="24"/>
                <w:lang w:eastAsia="en-US"/>
              </w:rPr>
              <w:t>]</w:t>
            </w:r>
          </w:p>
          <w:p w14:paraId="2F753C3E" w14:textId="77777777" w:rsidR="00A91087" w:rsidRPr="005F2E18" w:rsidRDefault="00A91087" w:rsidP="00834AB5">
            <w:pPr>
              <w:spacing w:line="360" w:lineRule="auto"/>
              <w:jc w:val="center"/>
              <w:rPr>
                <w:rFonts w:ascii="Times New Roman" w:hAnsi="Times New Roman" w:cs="Times New Roman"/>
                <w:sz w:val="24"/>
                <w:szCs w:val="24"/>
              </w:rPr>
            </w:pPr>
          </w:p>
        </w:tc>
        <w:tc>
          <w:tcPr>
            <w:tcW w:w="274" w:type="pct"/>
            <w:gridSpan w:val="2"/>
          </w:tcPr>
          <w:p w14:paraId="3F94D9BC" w14:textId="77777777" w:rsidR="00A91087" w:rsidRDefault="00A91087" w:rsidP="00834AB5">
            <w:pPr>
              <w:pStyle w:val="HTMLPreformatted"/>
              <w:shd w:val="clear" w:color="auto" w:fill="FFFFFF"/>
              <w:wordWrap w:val="0"/>
              <w:rPr>
                <w:rFonts w:ascii="Times New Roman" w:eastAsiaTheme="minorHAnsi" w:hAnsi="Times New Roman" w:cs="Times New Roman"/>
                <w:sz w:val="24"/>
                <w:szCs w:val="24"/>
                <w:lang w:eastAsia="en-US"/>
              </w:rPr>
            </w:pPr>
          </w:p>
          <w:p w14:paraId="4C71D883" w14:textId="77777777" w:rsidR="00A91087" w:rsidRPr="000155D6" w:rsidRDefault="00A91087" w:rsidP="00834AB5">
            <w:pPr>
              <w:pStyle w:val="HTMLPreformatted"/>
              <w:shd w:val="clear" w:color="auto" w:fill="FFFFFF"/>
              <w:wordWrap w:val="0"/>
              <w:rPr>
                <w:rFonts w:ascii="Times New Roman" w:eastAsiaTheme="minorHAnsi" w:hAnsi="Times New Roman" w:cs="Times New Roman"/>
                <w:sz w:val="24"/>
                <w:szCs w:val="24"/>
                <w:lang w:eastAsia="en-US"/>
              </w:rPr>
            </w:pPr>
            <w:r w:rsidRPr="004F29DB">
              <w:rPr>
                <w:rFonts w:ascii="Times New Roman" w:eastAsiaTheme="minorHAnsi" w:hAnsi="Times New Roman" w:cs="Times New Roman"/>
                <w:sz w:val="24"/>
                <w:szCs w:val="24"/>
                <w:lang w:eastAsia="en-US"/>
              </w:rPr>
              <w:t>59.3</w:t>
            </w:r>
          </w:p>
          <w:p w14:paraId="468C03EA" w14:textId="77777777" w:rsidR="00A91087" w:rsidRPr="000155D6" w:rsidRDefault="00A91087" w:rsidP="00834AB5">
            <w:pPr>
              <w:pStyle w:val="HTMLPreformatted"/>
              <w:shd w:val="clear" w:color="auto" w:fill="FFFFFF"/>
              <w:wordWrap w:val="0"/>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w:t>
            </w:r>
            <w:r w:rsidRPr="000155D6">
              <w:rPr>
                <w:rFonts w:ascii="Times New Roman" w:eastAsiaTheme="minorHAnsi" w:hAnsi="Times New Roman" w:cs="Times New Roman"/>
                <w:sz w:val="24"/>
                <w:szCs w:val="24"/>
                <w:lang w:eastAsia="en-US"/>
              </w:rPr>
              <w:t>51.3 -           67.9</w:t>
            </w:r>
            <w:r>
              <w:rPr>
                <w:rFonts w:ascii="Times New Roman" w:eastAsiaTheme="minorHAnsi" w:hAnsi="Times New Roman" w:cs="Times New Roman"/>
                <w:sz w:val="24"/>
                <w:szCs w:val="24"/>
                <w:lang w:eastAsia="en-US"/>
              </w:rPr>
              <w:t>]</w:t>
            </w:r>
          </w:p>
          <w:p w14:paraId="047EF82F" w14:textId="77777777" w:rsidR="00A91087" w:rsidRPr="005F2E18" w:rsidRDefault="00A91087" w:rsidP="00834AB5">
            <w:pPr>
              <w:spacing w:line="360" w:lineRule="auto"/>
              <w:jc w:val="center"/>
              <w:rPr>
                <w:rFonts w:ascii="Times New Roman" w:hAnsi="Times New Roman" w:cs="Times New Roman"/>
                <w:sz w:val="24"/>
                <w:szCs w:val="24"/>
              </w:rPr>
            </w:pPr>
          </w:p>
        </w:tc>
        <w:tc>
          <w:tcPr>
            <w:tcW w:w="276" w:type="pct"/>
            <w:gridSpan w:val="3"/>
          </w:tcPr>
          <w:p w14:paraId="1603E431" w14:textId="77777777" w:rsidR="00A91087" w:rsidRDefault="00A91087" w:rsidP="00834AB5">
            <w:pPr>
              <w:pStyle w:val="HTMLPreformatted"/>
              <w:shd w:val="clear" w:color="auto" w:fill="FFFFFF"/>
              <w:wordWrap w:val="0"/>
              <w:rPr>
                <w:rFonts w:ascii="Times New Roman" w:eastAsiaTheme="minorHAnsi" w:hAnsi="Times New Roman" w:cs="Times New Roman"/>
                <w:sz w:val="24"/>
                <w:szCs w:val="24"/>
                <w:lang w:eastAsia="en-US"/>
              </w:rPr>
            </w:pPr>
          </w:p>
          <w:p w14:paraId="2E55D95C" w14:textId="77777777" w:rsidR="00A91087" w:rsidRPr="000155D6" w:rsidRDefault="00A91087" w:rsidP="00834AB5">
            <w:pPr>
              <w:pStyle w:val="HTMLPreformatted"/>
              <w:shd w:val="clear" w:color="auto" w:fill="FFFFFF"/>
              <w:wordWrap w:val="0"/>
              <w:rPr>
                <w:rFonts w:ascii="Times New Roman" w:eastAsiaTheme="minorHAnsi" w:hAnsi="Times New Roman" w:cs="Times New Roman"/>
                <w:sz w:val="24"/>
                <w:szCs w:val="24"/>
                <w:lang w:eastAsia="en-US"/>
              </w:rPr>
            </w:pPr>
            <w:r w:rsidRPr="004F29DB">
              <w:rPr>
                <w:rFonts w:ascii="Times New Roman" w:eastAsiaTheme="minorHAnsi" w:hAnsi="Times New Roman" w:cs="Times New Roman"/>
                <w:sz w:val="24"/>
                <w:szCs w:val="24"/>
                <w:lang w:eastAsia="en-US"/>
              </w:rPr>
              <w:t>60.3</w:t>
            </w:r>
          </w:p>
          <w:p w14:paraId="2E8062AF" w14:textId="77777777" w:rsidR="00A91087" w:rsidRPr="000155D6" w:rsidRDefault="00A91087" w:rsidP="00834AB5">
            <w:pPr>
              <w:pStyle w:val="HTMLPreformatted"/>
              <w:shd w:val="clear" w:color="auto" w:fill="FFFFFF"/>
              <w:wordWrap w:val="0"/>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w:t>
            </w:r>
            <w:r w:rsidRPr="000155D6">
              <w:rPr>
                <w:rFonts w:ascii="Times New Roman" w:eastAsiaTheme="minorHAnsi" w:hAnsi="Times New Roman" w:cs="Times New Roman"/>
                <w:sz w:val="24"/>
                <w:szCs w:val="24"/>
                <w:lang w:eastAsia="en-US"/>
              </w:rPr>
              <w:t>52.0 -           68.0</w:t>
            </w:r>
            <w:r>
              <w:rPr>
                <w:rFonts w:ascii="Times New Roman" w:eastAsiaTheme="minorHAnsi" w:hAnsi="Times New Roman" w:cs="Times New Roman"/>
                <w:sz w:val="24"/>
                <w:szCs w:val="24"/>
                <w:lang w:eastAsia="en-US"/>
              </w:rPr>
              <w:t>]</w:t>
            </w:r>
          </w:p>
          <w:p w14:paraId="0E569943" w14:textId="77777777" w:rsidR="00A91087" w:rsidRPr="005F2E18" w:rsidRDefault="00A91087" w:rsidP="00834AB5">
            <w:pPr>
              <w:spacing w:line="360" w:lineRule="auto"/>
              <w:jc w:val="center"/>
              <w:rPr>
                <w:rFonts w:ascii="Times New Roman" w:hAnsi="Times New Roman" w:cs="Times New Roman"/>
                <w:sz w:val="24"/>
                <w:szCs w:val="24"/>
              </w:rPr>
            </w:pPr>
          </w:p>
        </w:tc>
      </w:tr>
      <w:bookmarkEnd w:id="33"/>
      <w:tr w:rsidR="00A91087" w:rsidRPr="00292BEF" w14:paraId="1977AC81" w14:textId="77777777" w:rsidTr="002A6285">
        <w:trPr>
          <w:trHeight w:val="1051"/>
        </w:trPr>
        <w:tc>
          <w:tcPr>
            <w:tcW w:w="431" w:type="pct"/>
          </w:tcPr>
          <w:p w14:paraId="2A02B283" w14:textId="77777777" w:rsidR="00A91087" w:rsidRPr="00504E66" w:rsidRDefault="00A91087" w:rsidP="00834AB5">
            <w:pPr>
              <w:spacing w:line="360" w:lineRule="auto"/>
              <w:jc w:val="center"/>
              <w:rPr>
                <w:rFonts w:ascii="Times New Roman" w:hAnsi="Times New Roman" w:cs="Times New Roman"/>
                <w:b/>
                <w:bCs/>
                <w:sz w:val="24"/>
                <w:szCs w:val="24"/>
              </w:rPr>
            </w:pPr>
            <w:r w:rsidRPr="00504E66">
              <w:rPr>
                <w:rFonts w:ascii="Times New Roman" w:hAnsi="Times New Roman" w:cs="Times New Roman"/>
                <w:b/>
                <w:bCs/>
                <w:sz w:val="24"/>
                <w:szCs w:val="24"/>
              </w:rPr>
              <w:t>Gender</w:t>
            </w:r>
            <w:r>
              <w:rPr>
                <w:rFonts w:ascii="Times New Roman" w:hAnsi="Times New Roman" w:cs="Times New Roman"/>
                <w:b/>
                <w:bCs/>
                <w:sz w:val="24"/>
                <w:szCs w:val="24"/>
              </w:rPr>
              <w:t xml:space="preserve"> (females %)</w:t>
            </w:r>
          </w:p>
        </w:tc>
        <w:tc>
          <w:tcPr>
            <w:tcW w:w="567" w:type="pct"/>
            <w:gridSpan w:val="2"/>
          </w:tcPr>
          <w:p w14:paraId="44872820" w14:textId="77777777" w:rsidR="00A91087" w:rsidRPr="00292BEF" w:rsidRDefault="00A91087" w:rsidP="00834AB5">
            <w:pPr>
              <w:spacing w:line="360" w:lineRule="auto"/>
              <w:jc w:val="center"/>
              <w:rPr>
                <w:rFonts w:ascii="Times New Roman" w:hAnsi="Times New Roman" w:cs="Times New Roman"/>
                <w:sz w:val="24"/>
                <w:szCs w:val="24"/>
              </w:rPr>
            </w:pPr>
            <w:r w:rsidRPr="00B4141C">
              <w:rPr>
                <w:rFonts w:ascii="Times New Roman" w:hAnsi="Times New Roman" w:cs="Times New Roman"/>
                <w:sz w:val="24"/>
                <w:szCs w:val="24"/>
              </w:rPr>
              <w:t>41</w:t>
            </w:r>
            <w:r>
              <w:rPr>
                <w:rFonts w:ascii="Times New Roman" w:hAnsi="Times New Roman" w:cs="Times New Roman"/>
                <w:sz w:val="24"/>
                <w:szCs w:val="24"/>
              </w:rPr>
              <w:t>.</w:t>
            </w:r>
            <w:r w:rsidRPr="00B4141C">
              <w:rPr>
                <w:rFonts w:ascii="Times New Roman" w:hAnsi="Times New Roman" w:cs="Times New Roman"/>
                <w:sz w:val="24"/>
                <w:szCs w:val="24"/>
              </w:rPr>
              <w:t>79</w:t>
            </w:r>
            <w:r>
              <w:rPr>
                <w:rFonts w:ascii="Times New Roman" w:hAnsi="Times New Roman" w:cs="Times New Roman"/>
                <w:sz w:val="24"/>
                <w:szCs w:val="24"/>
              </w:rPr>
              <w:t>%</w:t>
            </w:r>
          </w:p>
        </w:tc>
        <w:tc>
          <w:tcPr>
            <w:tcW w:w="453" w:type="pct"/>
            <w:gridSpan w:val="2"/>
          </w:tcPr>
          <w:p w14:paraId="101B39FB" w14:textId="77777777" w:rsidR="00A91087" w:rsidRPr="00292BEF" w:rsidRDefault="00A91087" w:rsidP="00834AB5">
            <w:pPr>
              <w:spacing w:line="360" w:lineRule="auto"/>
              <w:jc w:val="center"/>
              <w:rPr>
                <w:rFonts w:ascii="Times New Roman" w:hAnsi="Times New Roman" w:cs="Times New Roman"/>
                <w:sz w:val="24"/>
                <w:szCs w:val="24"/>
              </w:rPr>
            </w:pPr>
            <w:r w:rsidRPr="00853B5D">
              <w:rPr>
                <w:rFonts w:ascii="Times New Roman" w:hAnsi="Times New Roman" w:cs="Times New Roman"/>
                <w:sz w:val="24"/>
                <w:szCs w:val="24"/>
              </w:rPr>
              <w:t>38</w:t>
            </w:r>
            <w:r>
              <w:rPr>
                <w:rFonts w:ascii="Times New Roman" w:hAnsi="Times New Roman" w:cs="Times New Roman"/>
                <w:sz w:val="24"/>
                <w:szCs w:val="24"/>
              </w:rPr>
              <w:t>.</w:t>
            </w:r>
            <w:r w:rsidRPr="00853B5D">
              <w:rPr>
                <w:rFonts w:ascii="Times New Roman" w:hAnsi="Times New Roman" w:cs="Times New Roman"/>
                <w:sz w:val="24"/>
                <w:szCs w:val="24"/>
              </w:rPr>
              <w:t>80</w:t>
            </w:r>
            <w:r>
              <w:rPr>
                <w:rFonts w:ascii="Times New Roman" w:hAnsi="Times New Roman" w:cs="Times New Roman"/>
                <w:sz w:val="24"/>
                <w:szCs w:val="24"/>
              </w:rPr>
              <w:t>%</w:t>
            </w:r>
          </w:p>
        </w:tc>
        <w:tc>
          <w:tcPr>
            <w:tcW w:w="407" w:type="pct"/>
            <w:gridSpan w:val="3"/>
          </w:tcPr>
          <w:p w14:paraId="7F8C0A4D" w14:textId="77777777" w:rsidR="00A91087" w:rsidRPr="00292BEF" w:rsidRDefault="00A91087" w:rsidP="00834AB5">
            <w:pPr>
              <w:spacing w:line="360" w:lineRule="auto"/>
              <w:jc w:val="center"/>
              <w:rPr>
                <w:rFonts w:ascii="Times New Roman" w:hAnsi="Times New Roman" w:cs="Times New Roman"/>
                <w:sz w:val="24"/>
                <w:szCs w:val="24"/>
              </w:rPr>
            </w:pPr>
            <w:r w:rsidRPr="00AF5C28">
              <w:rPr>
                <w:rFonts w:ascii="Times New Roman" w:hAnsi="Times New Roman" w:cs="Times New Roman"/>
                <w:sz w:val="24"/>
                <w:szCs w:val="24"/>
              </w:rPr>
              <w:t>46</w:t>
            </w:r>
            <w:r>
              <w:rPr>
                <w:rFonts w:ascii="Times New Roman" w:hAnsi="Times New Roman" w:cs="Times New Roman"/>
                <w:sz w:val="24"/>
                <w:szCs w:val="24"/>
              </w:rPr>
              <w:t>.</w:t>
            </w:r>
            <w:r w:rsidRPr="00AF5C28">
              <w:rPr>
                <w:rFonts w:ascii="Times New Roman" w:hAnsi="Times New Roman" w:cs="Times New Roman"/>
                <w:sz w:val="24"/>
                <w:szCs w:val="24"/>
              </w:rPr>
              <w:t>25</w:t>
            </w:r>
            <w:r>
              <w:rPr>
                <w:rFonts w:ascii="Times New Roman" w:hAnsi="Times New Roman" w:cs="Times New Roman"/>
                <w:sz w:val="24"/>
                <w:szCs w:val="24"/>
              </w:rPr>
              <w:t>%</w:t>
            </w:r>
          </w:p>
        </w:tc>
        <w:tc>
          <w:tcPr>
            <w:tcW w:w="479" w:type="pct"/>
            <w:gridSpan w:val="3"/>
          </w:tcPr>
          <w:p w14:paraId="3A742E0D"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NA</w:t>
            </w:r>
          </w:p>
        </w:tc>
        <w:tc>
          <w:tcPr>
            <w:tcW w:w="538" w:type="pct"/>
            <w:gridSpan w:val="3"/>
          </w:tcPr>
          <w:p w14:paraId="161768CA" w14:textId="77777777" w:rsidR="00A91087" w:rsidRPr="00292BEF" w:rsidRDefault="00A91087" w:rsidP="00834AB5">
            <w:pPr>
              <w:spacing w:line="360" w:lineRule="auto"/>
              <w:jc w:val="center"/>
              <w:rPr>
                <w:rFonts w:ascii="Times New Roman" w:hAnsi="Times New Roman" w:cs="Times New Roman"/>
                <w:sz w:val="24"/>
                <w:szCs w:val="24"/>
              </w:rPr>
            </w:pPr>
            <w:r w:rsidRPr="0087472A">
              <w:rPr>
                <w:rFonts w:ascii="Times New Roman" w:hAnsi="Times New Roman" w:cs="Times New Roman"/>
                <w:sz w:val="24"/>
                <w:szCs w:val="24"/>
              </w:rPr>
              <w:t>36</w:t>
            </w:r>
            <w:r>
              <w:rPr>
                <w:rFonts w:ascii="Times New Roman" w:hAnsi="Times New Roman" w:cs="Times New Roman"/>
                <w:sz w:val="24"/>
                <w:szCs w:val="24"/>
              </w:rPr>
              <w:t>.</w:t>
            </w:r>
            <w:r w:rsidRPr="0087472A">
              <w:rPr>
                <w:rFonts w:ascii="Times New Roman" w:hAnsi="Times New Roman" w:cs="Times New Roman"/>
                <w:sz w:val="24"/>
                <w:szCs w:val="24"/>
              </w:rPr>
              <w:t>05</w:t>
            </w:r>
            <w:r>
              <w:rPr>
                <w:rFonts w:ascii="Times New Roman" w:hAnsi="Times New Roman" w:cs="Times New Roman"/>
                <w:sz w:val="24"/>
                <w:szCs w:val="24"/>
              </w:rPr>
              <w:t>%</w:t>
            </w:r>
          </w:p>
        </w:tc>
        <w:tc>
          <w:tcPr>
            <w:tcW w:w="453" w:type="pct"/>
            <w:gridSpan w:val="2"/>
          </w:tcPr>
          <w:p w14:paraId="1B1BCC7A" w14:textId="77777777" w:rsidR="00A91087" w:rsidRPr="00292BEF" w:rsidRDefault="00A91087" w:rsidP="00834AB5">
            <w:pPr>
              <w:spacing w:line="360" w:lineRule="auto"/>
              <w:jc w:val="center"/>
              <w:rPr>
                <w:rFonts w:ascii="Times New Roman" w:hAnsi="Times New Roman" w:cs="Times New Roman"/>
                <w:sz w:val="24"/>
                <w:szCs w:val="24"/>
              </w:rPr>
            </w:pPr>
            <w:r w:rsidRPr="00173044">
              <w:rPr>
                <w:rFonts w:ascii="Times New Roman" w:hAnsi="Times New Roman" w:cs="Times New Roman"/>
                <w:sz w:val="24"/>
                <w:szCs w:val="24"/>
              </w:rPr>
              <w:t>34</w:t>
            </w:r>
            <w:r>
              <w:rPr>
                <w:rFonts w:ascii="Times New Roman" w:hAnsi="Times New Roman" w:cs="Times New Roman"/>
                <w:sz w:val="24"/>
                <w:szCs w:val="24"/>
              </w:rPr>
              <w:t>.</w:t>
            </w:r>
            <w:r w:rsidRPr="00173044">
              <w:rPr>
                <w:rFonts w:ascii="Times New Roman" w:hAnsi="Times New Roman" w:cs="Times New Roman"/>
                <w:sz w:val="24"/>
                <w:szCs w:val="24"/>
              </w:rPr>
              <w:t>36</w:t>
            </w:r>
            <w:r>
              <w:rPr>
                <w:rFonts w:ascii="Times New Roman" w:hAnsi="Times New Roman" w:cs="Times New Roman"/>
                <w:sz w:val="24"/>
                <w:szCs w:val="24"/>
              </w:rPr>
              <w:t>%</w:t>
            </w:r>
          </w:p>
        </w:tc>
        <w:tc>
          <w:tcPr>
            <w:tcW w:w="482" w:type="pct"/>
            <w:gridSpan w:val="2"/>
          </w:tcPr>
          <w:p w14:paraId="1480158D" w14:textId="77777777" w:rsidR="00A91087" w:rsidRPr="00292BEF" w:rsidRDefault="00A91087" w:rsidP="00834AB5">
            <w:pPr>
              <w:spacing w:line="360" w:lineRule="auto"/>
              <w:jc w:val="center"/>
              <w:rPr>
                <w:rFonts w:ascii="Times New Roman" w:hAnsi="Times New Roman" w:cs="Times New Roman"/>
                <w:sz w:val="24"/>
                <w:szCs w:val="24"/>
              </w:rPr>
            </w:pPr>
            <w:r w:rsidRPr="001544BB">
              <w:rPr>
                <w:rFonts w:ascii="Times New Roman" w:hAnsi="Times New Roman" w:cs="Times New Roman"/>
                <w:sz w:val="24"/>
                <w:szCs w:val="24"/>
              </w:rPr>
              <w:t>35</w:t>
            </w:r>
            <w:r>
              <w:rPr>
                <w:rFonts w:ascii="Times New Roman" w:hAnsi="Times New Roman" w:cs="Times New Roman"/>
                <w:sz w:val="24"/>
                <w:szCs w:val="24"/>
              </w:rPr>
              <w:t>.</w:t>
            </w:r>
            <w:r w:rsidRPr="001544BB">
              <w:rPr>
                <w:rFonts w:ascii="Times New Roman" w:hAnsi="Times New Roman" w:cs="Times New Roman"/>
                <w:sz w:val="24"/>
                <w:szCs w:val="24"/>
              </w:rPr>
              <w:t>17</w:t>
            </w:r>
            <w:r>
              <w:rPr>
                <w:rFonts w:ascii="Times New Roman" w:hAnsi="Times New Roman" w:cs="Times New Roman"/>
                <w:sz w:val="24"/>
                <w:szCs w:val="24"/>
              </w:rPr>
              <w:t>%</w:t>
            </w:r>
          </w:p>
        </w:tc>
        <w:tc>
          <w:tcPr>
            <w:tcW w:w="641" w:type="pct"/>
            <w:gridSpan w:val="5"/>
          </w:tcPr>
          <w:p w14:paraId="10C782AA" w14:textId="77777777" w:rsidR="00A91087" w:rsidRPr="00292BEF" w:rsidRDefault="00A91087" w:rsidP="00834AB5">
            <w:pPr>
              <w:spacing w:line="360" w:lineRule="auto"/>
              <w:jc w:val="center"/>
              <w:rPr>
                <w:rFonts w:ascii="Times New Roman" w:hAnsi="Times New Roman" w:cs="Times New Roman"/>
                <w:sz w:val="24"/>
                <w:szCs w:val="24"/>
              </w:rPr>
            </w:pPr>
            <w:r w:rsidRPr="002913BF">
              <w:rPr>
                <w:rFonts w:ascii="Times New Roman" w:hAnsi="Times New Roman" w:cs="Times New Roman"/>
                <w:sz w:val="24"/>
                <w:szCs w:val="24"/>
              </w:rPr>
              <w:t>41</w:t>
            </w:r>
            <w:r>
              <w:rPr>
                <w:rFonts w:ascii="Times New Roman" w:hAnsi="Times New Roman" w:cs="Times New Roman"/>
                <w:sz w:val="24"/>
                <w:szCs w:val="24"/>
              </w:rPr>
              <w:t>.</w:t>
            </w:r>
            <w:r w:rsidRPr="002913BF">
              <w:rPr>
                <w:rFonts w:ascii="Times New Roman" w:hAnsi="Times New Roman" w:cs="Times New Roman"/>
                <w:sz w:val="24"/>
                <w:szCs w:val="24"/>
              </w:rPr>
              <w:t>37</w:t>
            </w:r>
            <w:r>
              <w:rPr>
                <w:rFonts w:ascii="Times New Roman" w:hAnsi="Times New Roman" w:cs="Times New Roman"/>
                <w:sz w:val="24"/>
                <w:szCs w:val="24"/>
              </w:rPr>
              <w:t>%</w:t>
            </w:r>
          </w:p>
        </w:tc>
        <w:tc>
          <w:tcPr>
            <w:tcW w:w="550" w:type="pct"/>
            <w:gridSpan w:val="5"/>
          </w:tcPr>
          <w:p w14:paraId="50EC6F53" w14:textId="77777777" w:rsidR="00A91087" w:rsidRPr="00292BEF" w:rsidRDefault="00A91087" w:rsidP="00834AB5">
            <w:pPr>
              <w:spacing w:line="360" w:lineRule="auto"/>
              <w:jc w:val="center"/>
              <w:rPr>
                <w:rFonts w:ascii="Times New Roman" w:hAnsi="Times New Roman" w:cs="Times New Roman"/>
                <w:sz w:val="24"/>
                <w:szCs w:val="24"/>
              </w:rPr>
            </w:pPr>
            <w:r w:rsidRPr="00AF6BB9">
              <w:rPr>
                <w:rFonts w:ascii="Times New Roman" w:hAnsi="Times New Roman" w:cs="Times New Roman"/>
                <w:sz w:val="24"/>
                <w:szCs w:val="24"/>
              </w:rPr>
              <w:t>42</w:t>
            </w:r>
            <w:r>
              <w:rPr>
                <w:rFonts w:ascii="Times New Roman" w:hAnsi="Times New Roman" w:cs="Times New Roman"/>
                <w:sz w:val="24"/>
                <w:szCs w:val="24"/>
              </w:rPr>
              <w:t>.</w:t>
            </w:r>
            <w:r w:rsidRPr="00AF6BB9">
              <w:rPr>
                <w:rFonts w:ascii="Times New Roman" w:hAnsi="Times New Roman" w:cs="Times New Roman"/>
                <w:sz w:val="24"/>
                <w:szCs w:val="24"/>
              </w:rPr>
              <w:t>87</w:t>
            </w:r>
          </w:p>
        </w:tc>
      </w:tr>
      <w:tr w:rsidR="00A91087" w:rsidRPr="00292BEF" w14:paraId="62C9D83D" w14:textId="77777777" w:rsidTr="002A6285">
        <w:trPr>
          <w:trHeight w:val="502"/>
        </w:trPr>
        <w:tc>
          <w:tcPr>
            <w:tcW w:w="431" w:type="pct"/>
            <w:vMerge w:val="restart"/>
          </w:tcPr>
          <w:p w14:paraId="1F21932D" w14:textId="77777777" w:rsidR="00A91087" w:rsidRPr="00504E66" w:rsidRDefault="00A91087" w:rsidP="00834AB5">
            <w:pPr>
              <w:spacing w:line="360" w:lineRule="auto"/>
              <w:jc w:val="center"/>
              <w:rPr>
                <w:rFonts w:ascii="Times New Roman" w:hAnsi="Times New Roman" w:cs="Times New Roman"/>
                <w:b/>
                <w:bCs/>
                <w:sz w:val="24"/>
                <w:szCs w:val="24"/>
              </w:rPr>
            </w:pPr>
          </w:p>
        </w:tc>
        <w:tc>
          <w:tcPr>
            <w:tcW w:w="311" w:type="pct"/>
          </w:tcPr>
          <w:p w14:paraId="6617F5AB" w14:textId="77777777" w:rsidR="00A91087" w:rsidRPr="00CB38A8"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256" w:type="pct"/>
          </w:tcPr>
          <w:p w14:paraId="40389689" w14:textId="77777777" w:rsidR="00A91087" w:rsidRPr="00CB38A8"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227" w:type="pct"/>
          </w:tcPr>
          <w:p w14:paraId="55F3D172" w14:textId="77777777" w:rsidR="00A91087" w:rsidRPr="00E23B0B"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227" w:type="pct"/>
          </w:tcPr>
          <w:p w14:paraId="05B6EDCA" w14:textId="77777777" w:rsidR="00A91087" w:rsidRPr="00E23B0B"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284" w:type="pct"/>
            <w:gridSpan w:val="2"/>
          </w:tcPr>
          <w:p w14:paraId="55CD1D06" w14:textId="77777777" w:rsidR="00A91087" w:rsidRPr="003E0A4E"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123" w:type="pct"/>
          </w:tcPr>
          <w:p w14:paraId="38DF4353" w14:textId="77777777" w:rsidR="00A91087" w:rsidRPr="003E0A4E"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Left</w:t>
            </w:r>
          </w:p>
        </w:tc>
        <w:tc>
          <w:tcPr>
            <w:tcW w:w="304" w:type="pct"/>
            <w:gridSpan w:val="2"/>
          </w:tcPr>
          <w:p w14:paraId="6826A051" w14:textId="77777777" w:rsidR="00A91087" w:rsidRPr="00292BEF"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Right</w:t>
            </w:r>
          </w:p>
        </w:tc>
        <w:tc>
          <w:tcPr>
            <w:tcW w:w="175" w:type="pct"/>
          </w:tcPr>
          <w:p w14:paraId="2CE1231C" w14:textId="77777777" w:rsidR="00A91087" w:rsidRPr="00292BEF"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333" w:type="pct"/>
            <w:gridSpan w:val="2"/>
          </w:tcPr>
          <w:p w14:paraId="540CC149" w14:textId="77777777" w:rsidR="00A91087" w:rsidRPr="00292BEF"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205" w:type="pct"/>
          </w:tcPr>
          <w:p w14:paraId="085FFEBD" w14:textId="77777777" w:rsidR="00A91087" w:rsidRPr="00292BEF"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227" w:type="pct"/>
          </w:tcPr>
          <w:p w14:paraId="65BC5DBE" w14:textId="77777777" w:rsidR="00A91087" w:rsidRPr="00292BEF"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227" w:type="pct"/>
          </w:tcPr>
          <w:p w14:paraId="06652E00" w14:textId="77777777" w:rsidR="00A91087" w:rsidRPr="00292BEF"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227" w:type="pct"/>
          </w:tcPr>
          <w:p w14:paraId="72A25FA8" w14:textId="77777777" w:rsidR="00A91087" w:rsidRPr="00292BEF"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256" w:type="pct"/>
          </w:tcPr>
          <w:p w14:paraId="5A3CAFEF" w14:textId="77777777" w:rsidR="00A91087" w:rsidRPr="00292BEF"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333" w:type="pct"/>
            <w:gridSpan w:val="2"/>
          </w:tcPr>
          <w:p w14:paraId="6536400F" w14:textId="77777777" w:rsidR="00A91087" w:rsidRPr="005F2E18"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307" w:type="pct"/>
            <w:gridSpan w:val="3"/>
          </w:tcPr>
          <w:p w14:paraId="6D44704A" w14:textId="77777777" w:rsidR="00A91087" w:rsidRPr="005F2E18"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c>
          <w:tcPr>
            <w:tcW w:w="274" w:type="pct"/>
            <w:gridSpan w:val="2"/>
          </w:tcPr>
          <w:p w14:paraId="7594B5D9" w14:textId="77777777" w:rsidR="00A91087" w:rsidRPr="005F2E18"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Right </w:t>
            </w:r>
          </w:p>
        </w:tc>
        <w:tc>
          <w:tcPr>
            <w:tcW w:w="276" w:type="pct"/>
            <w:gridSpan w:val="3"/>
          </w:tcPr>
          <w:p w14:paraId="6511467B" w14:textId="77777777" w:rsidR="00A91087" w:rsidRPr="005F2E18" w:rsidRDefault="00A91087" w:rsidP="00834AB5">
            <w:pPr>
              <w:spacing w:line="360" w:lineRule="auto"/>
              <w:jc w:val="center"/>
              <w:rPr>
                <w:rFonts w:ascii="Times New Roman" w:hAnsi="Times New Roman" w:cs="Times New Roman"/>
                <w:sz w:val="24"/>
                <w:szCs w:val="24"/>
              </w:rPr>
            </w:pPr>
            <w:r w:rsidRPr="005F2E18">
              <w:rPr>
                <w:rFonts w:ascii="Times New Roman" w:hAnsi="Times New Roman" w:cs="Times New Roman"/>
                <w:sz w:val="24"/>
                <w:szCs w:val="24"/>
              </w:rPr>
              <w:t xml:space="preserve">Left </w:t>
            </w:r>
          </w:p>
        </w:tc>
      </w:tr>
      <w:tr w:rsidR="00A91087" w:rsidRPr="005F2E18" w14:paraId="7107EF81" w14:textId="77777777" w:rsidTr="002A6285">
        <w:trPr>
          <w:trHeight w:val="1096"/>
        </w:trPr>
        <w:tc>
          <w:tcPr>
            <w:tcW w:w="431" w:type="pct"/>
            <w:vMerge/>
          </w:tcPr>
          <w:p w14:paraId="74798A27" w14:textId="77777777" w:rsidR="00A91087" w:rsidRPr="00504E66" w:rsidRDefault="00A91087" w:rsidP="00834AB5">
            <w:pPr>
              <w:spacing w:line="360" w:lineRule="auto"/>
              <w:jc w:val="center"/>
              <w:rPr>
                <w:rFonts w:ascii="Times New Roman" w:hAnsi="Times New Roman" w:cs="Times New Roman"/>
                <w:b/>
                <w:bCs/>
                <w:sz w:val="24"/>
                <w:szCs w:val="24"/>
              </w:rPr>
            </w:pPr>
          </w:p>
        </w:tc>
        <w:tc>
          <w:tcPr>
            <w:tcW w:w="311" w:type="pct"/>
          </w:tcPr>
          <w:p w14:paraId="75B5ECE1" w14:textId="77777777" w:rsidR="00A91087" w:rsidRPr="00056A9F" w:rsidRDefault="00A91087" w:rsidP="00834AB5">
            <w:pPr>
              <w:autoSpaceDE w:val="0"/>
              <w:autoSpaceDN w:val="0"/>
              <w:adjustRightInd w:val="0"/>
              <w:rPr>
                <w:rFonts w:ascii="Times New Roman" w:hAnsi="Times New Roman" w:cs="Times New Roman"/>
                <w:color w:val="000000"/>
                <w:sz w:val="24"/>
                <w:szCs w:val="24"/>
                <w:lang w:val="en-GB"/>
              </w:rPr>
            </w:pPr>
          </w:p>
          <w:tbl>
            <w:tblPr>
              <w:tblW w:w="600" w:type="dxa"/>
              <w:tblInd w:w="38" w:type="dxa"/>
              <w:tblBorders>
                <w:top w:val="nil"/>
                <w:left w:val="nil"/>
                <w:bottom w:val="nil"/>
                <w:right w:val="nil"/>
              </w:tblBorders>
              <w:tblLook w:val="0000" w:firstRow="0" w:lastRow="0" w:firstColumn="0" w:lastColumn="0" w:noHBand="0" w:noVBand="0"/>
            </w:tblPr>
            <w:tblGrid>
              <w:gridCol w:w="300"/>
              <w:gridCol w:w="300"/>
            </w:tblGrid>
            <w:tr w:rsidR="00A91087" w:rsidRPr="00056A9F" w14:paraId="3B433CB8" w14:textId="77777777" w:rsidTr="00834AB5">
              <w:trPr>
                <w:trHeight w:val="102"/>
              </w:trPr>
              <w:tc>
                <w:tcPr>
                  <w:tcW w:w="0" w:type="auto"/>
                </w:tcPr>
                <w:p w14:paraId="5F4D7789" w14:textId="77777777" w:rsidR="00A91087" w:rsidRPr="00056A9F" w:rsidRDefault="00A91087" w:rsidP="00834AB5">
                  <w:pPr>
                    <w:autoSpaceDE w:val="0"/>
                    <w:autoSpaceDN w:val="0"/>
                    <w:adjustRightInd w:val="0"/>
                    <w:spacing w:after="0" w:line="240" w:lineRule="auto"/>
                    <w:rPr>
                      <w:rFonts w:ascii="Times New Roman" w:hAnsi="Times New Roman" w:cs="Times New Roman"/>
                      <w:color w:val="000000"/>
                      <w:sz w:val="15"/>
                      <w:szCs w:val="15"/>
                    </w:rPr>
                  </w:pPr>
                </w:p>
              </w:tc>
              <w:tc>
                <w:tcPr>
                  <w:tcW w:w="0" w:type="auto"/>
                </w:tcPr>
                <w:p w14:paraId="39EFB017" w14:textId="77777777" w:rsidR="00A91087" w:rsidRPr="00056A9F" w:rsidRDefault="00A91087" w:rsidP="00834AB5">
                  <w:pPr>
                    <w:autoSpaceDE w:val="0"/>
                    <w:autoSpaceDN w:val="0"/>
                    <w:adjustRightInd w:val="0"/>
                    <w:spacing w:after="0" w:line="240" w:lineRule="auto"/>
                    <w:rPr>
                      <w:rFonts w:ascii="Times New Roman" w:hAnsi="Times New Roman" w:cs="Times New Roman"/>
                      <w:color w:val="000000"/>
                      <w:sz w:val="15"/>
                      <w:szCs w:val="15"/>
                    </w:rPr>
                  </w:pPr>
                </w:p>
              </w:tc>
            </w:tr>
          </w:tbl>
          <w:p w14:paraId="1D7D3AEF" w14:textId="77777777" w:rsidR="00A91087" w:rsidRPr="005F2E18" w:rsidRDefault="00A91087" w:rsidP="00834AB5">
            <w:pPr>
              <w:spacing w:line="360" w:lineRule="auto"/>
              <w:jc w:val="center"/>
              <w:rPr>
                <w:rFonts w:ascii="Times New Roman" w:hAnsi="Times New Roman" w:cs="Times New Roman"/>
                <w:sz w:val="24"/>
                <w:szCs w:val="24"/>
              </w:rPr>
            </w:pPr>
            <w:r w:rsidRPr="00056A9F">
              <w:rPr>
                <w:rFonts w:ascii="Times New Roman" w:hAnsi="Times New Roman" w:cs="Times New Roman"/>
                <w:sz w:val="24"/>
                <w:szCs w:val="24"/>
              </w:rPr>
              <w:t>44</w:t>
            </w:r>
            <w:r>
              <w:rPr>
                <w:rFonts w:ascii="Times New Roman" w:hAnsi="Times New Roman" w:cs="Times New Roman"/>
                <w:sz w:val="24"/>
                <w:szCs w:val="24"/>
              </w:rPr>
              <w:t>.</w:t>
            </w:r>
            <w:r w:rsidRPr="00056A9F">
              <w:rPr>
                <w:rFonts w:ascii="Times New Roman" w:hAnsi="Times New Roman" w:cs="Times New Roman"/>
                <w:sz w:val="24"/>
                <w:szCs w:val="24"/>
              </w:rPr>
              <w:t>53</w:t>
            </w:r>
            <w:r>
              <w:rPr>
                <w:rFonts w:ascii="Times New Roman" w:hAnsi="Times New Roman" w:cs="Times New Roman"/>
                <w:sz w:val="24"/>
                <w:szCs w:val="24"/>
              </w:rPr>
              <w:t>%</w:t>
            </w:r>
          </w:p>
        </w:tc>
        <w:tc>
          <w:tcPr>
            <w:tcW w:w="256" w:type="pct"/>
          </w:tcPr>
          <w:p w14:paraId="684A9F5D" w14:textId="77777777" w:rsidR="00A91087" w:rsidRDefault="00A91087" w:rsidP="00834AB5">
            <w:pPr>
              <w:spacing w:line="360" w:lineRule="auto"/>
              <w:jc w:val="center"/>
              <w:rPr>
                <w:rFonts w:ascii="Times New Roman" w:hAnsi="Times New Roman" w:cs="Times New Roman"/>
                <w:sz w:val="24"/>
                <w:szCs w:val="24"/>
              </w:rPr>
            </w:pPr>
          </w:p>
          <w:p w14:paraId="11D0AA00" w14:textId="77777777" w:rsidR="00A91087" w:rsidRPr="005F2E18" w:rsidRDefault="00A91087" w:rsidP="00834AB5">
            <w:pPr>
              <w:spacing w:line="360" w:lineRule="auto"/>
              <w:jc w:val="center"/>
              <w:rPr>
                <w:rFonts w:ascii="Times New Roman" w:hAnsi="Times New Roman" w:cs="Times New Roman"/>
                <w:sz w:val="24"/>
                <w:szCs w:val="24"/>
              </w:rPr>
            </w:pPr>
            <w:r w:rsidRPr="00F4407D">
              <w:rPr>
                <w:rFonts w:ascii="Times New Roman" w:hAnsi="Times New Roman" w:cs="Times New Roman"/>
                <w:sz w:val="24"/>
                <w:szCs w:val="24"/>
              </w:rPr>
              <w:t>40</w:t>
            </w:r>
            <w:r>
              <w:rPr>
                <w:rFonts w:ascii="Times New Roman" w:hAnsi="Times New Roman" w:cs="Times New Roman"/>
                <w:sz w:val="24"/>
                <w:szCs w:val="24"/>
              </w:rPr>
              <w:t>.</w:t>
            </w:r>
            <w:r w:rsidRPr="00F4407D">
              <w:rPr>
                <w:rFonts w:ascii="Times New Roman" w:hAnsi="Times New Roman" w:cs="Times New Roman"/>
                <w:sz w:val="24"/>
                <w:szCs w:val="24"/>
              </w:rPr>
              <w:t>45</w:t>
            </w:r>
            <w:r>
              <w:rPr>
                <w:rFonts w:ascii="Times New Roman" w:hAnsi="Times New Roman" w:cs="Times New Roman"/>
                <w:sz w:val="24"/>
                <w:szCs w:val="24"/>
              </w:rPr>
              <w:t>%</w:t>
            </w:r>
          </w:p>
        </w:tc>
        <w:tc>
          <w:tcPr>
            <w:tcW w:w="227" w:type="pct"/>
          </w:tcPr>
          <w:p w14:paraId="0D16751B" w14:textId="77777777" w:rsidR="00A91087" w:rsidRDefault="00A91087" w:rsidP="00834AB5">
            <w:pPr>
              <w:spacing w:line="360" w:lineRule="auto"/>
              <w:jc w:val="center"/>
              <w:rPr>
                <w:rFonts w:ascii="Times New Roman" w:hAnsi="Times New Roman" w:cs="Times New Roman"/>
                <w:sz w:val="24"/>
                <w:szCs w:val="24"/>
              </w:rPr>
            </w:pPr>
          </w:p>
          <w:p w14:paraId="31973BA4" w14:textId="77777777" w:rsidR="00A91087" w:rsidRPr="005F2E18" w:rsidRDefault="00A91087" w:rsidP="00834AB5">
            <w:pPr>
              <w:spacing w:line="360" w:lineRule="auto"/>
              <w:jc w:val="center"/>
              <w:rPr>
                <w:rFonts w:ascii="Times New Roman" w:hAnsi="Times New Roman" w:cs="Times New Roman"/>
                <w:sz w:val="24"/>
                <w:szCs w:val="24"/>
              </w:rPr>
            </w:pPr>
            <w:r w:rsidRPr="00586D4E">
              <w:rPr>
                <w:rFonts w:ascii="Times New Roman" w:hAnsi="Times New Roman" w:cs="Times New Roman"/>
                <w:sz w:val="24"/>
                <w:szCs w:val="24"/>
              </w:rPr>
              <w:t>53.5</w:t>
            </w:r>
            <w:r>
              <w:rPr>
                <w:rFonts w:ascii="Times New Roman" w:hAnsi="Times New Roman" w:cs="Times New Roman"/>
                <w:sz w:val="24"/>
                <w:szCs w:val="24"/>
              </w:rPr>
              <w:t>%</w:t>
            </w:r>
          </w:p>
        </w:tc>
        <w:tc>
          <w:tcPr>
            <w:tcW w:w="227" w:type="pct"/>
          </w:tcPr>
          <w:p w14:paraId="11D7CA36" w14:textId="77777777" w:rsidR="00A91087" w:rsidRDefault="00A91087" w:rsidP="00834AB5">
            <w:pPr>
              <w:spacing w:line="360" w:lineRule="auto"/>
              <w:jc w:val="center"/>
              <w:rPr>
                <w:rFonts w:ascii="Times New Roman" w:hAnsi="Times New Roman" w:cs="Times New Roman"/>
                <w:sz w:val="24"/>
                <w:szCs w:val="24"/>
              </w:rPr>
            </w:pPr>
          </w:p>
          <w:p w14:paraId="1E7545F9" w14:textId="77777777" w:rsidR="00A91087" w:rsidRPr="005F2E18" w:rsidRDefault="00A91087" w:rsidP="00834AB5">
            <w:pPr>
              <w:spacing w:line="360" w:lineRule="auto"/>
              <w:jc w:val="center"/>
              <w:rPr>
                <w:rFonts w:ascii="Times New Roman" w:hAnsi="Times New Roman" w:cs="Times New Roman"/>
                <w:sz w:val="24"/>
                <w:szCs w:val="24"/>
              </w:rPr>
            </w:pPr>
            <w:r w:rsidRPr="0094030E">
              <w:rPr>
                <w:rFonts w:ascii="Times New Roman" w:hAnsi="Times New Roman" w:cs="Times New Roman"/>
                <w:sz w:val="24"/>
                <w:szCs w:val="24"/>
              </w:rPr>
              <w:t>35.0</w:t>
            </w:r>
            <w:r>
              <w:rPr>
                <w:rFonts w:ascii="Times New Roman" w:hAnsi="Times New Roman" w:cs="Times New Roman"/>
                <w:sz w:val="24"/>
                <w:szCs w:val="24"/>
              </w:rPr>
              <w:t>%</w:t>
            </w:r>
          </w:p>
        </w:tc>
        <w:tc>
          <w:tcPr>
            <w:tcW w:w="284" w:type="pct"/>
            <w:gridSpan w:val="2"/>
          </w:tcPr>
          <w:p w14:paraId="140A1875" w14:textId="77777777" w:rsidR="00A91087" w:rsidRPr="005F2E18"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p>
        </w:tc>
        <w:tc>
          <w:tcPr>
            <w:tcW w:w="123" w:type="pct"/>
          </w:tcPr>
          <w:p w14:paraId="6259006A" w14:textId="77777777" w:rsidR="00A91087" w:rsidRPr="005F2E18"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p>
        </w:tc>
        <w:tc>
          <w:tcPr>
            <w:tcW w:w="304" w:type="pct"/>
            <w:gridSpan w:val="2"/>
          </w:tcPr>
          <w:p w14:paraId="0B71E064" w14:textId="77777777" w:rsidR="00A91087" w:rsidRPr="005F2E18"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NA</w:t>
            </w:r>
          </w:p>
        </w:tc>
        <w:tc>
          <w:tcPr>
            <w:tcW w:w="175" w:type="pct"/>
          </w:tcPr>
          <w:p w14:paraId="2ABA15CD" w14:textId="77777777" w:rsidR="00A91087" w:rsidRPr="005F2E18"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NA</w:t>
            </w:r>
          </w:p>
        </w:tc>
        <w:tc>
          <w:tcPr>
            <w:tcW w:w="333" w:type="pct"/>
            <w:gridSpan w:val="2"/>
          </w:tcPr>
          <w:p w14:paraId="3FE31929" w14:textId="77777777" w:rsidR="00A91087" w:rsidRPr="005F2E18" w:rsidRDefault="00A91087" w:rsidP="00834AB5">
            <w:pPr>
              <w:spacing w:line="360" w:lineRule="auto"/>
              <w:jc w:val="center"/>
              <w:rPr>
                <w:rFonts w:ascii="Times New Roman" w:hAnsi="Times New Roman" w:cs="Times New Roman"/>
                <w:sz w:val="24"/>
                <w:szCs w:val="24"/>
              </w:rPr>
            </w:pPr>
            <w:r w:rsidRPr="00A95A5E">
              <w:rPr>
                <w:rFonts w:ascii="Times New Roman" w:hAnsi="Times New Roman" w:cs="Times New Roman"/>
                <w:sz w:val="24"/>
                <w:szCs w:val="24"/>
              </w:rPr>
              <w:t>43</w:t>
            </w:r>
            <w:r>
              <w:rPr>
                <w:rFonts w:ascii="Times New Roman" w:hAnsi="Times New Roman" w:cs="Times New Roman"/>
                <w:sz w:val="24"/>
                <w:szCs w:val="24"/>
              </w:rPr>
              <w:t>.</w:t>
            </w:r>
            <w:r w:rsidRPr="00A95A5E">
              <w:rPr>
                <w:rFonts w:ascii="Times New Roman" w:hAnsi="Times New Roman" w:cs="Times New Roman"/>
                <w:sz w:val="24"/>
                <w:szCs w:val="24"/>
              </w:rPr>
              <w:t>82</w:t>
            </w:r>
            <w:r>
              <w:rPr>
                <w:rFonts w:ascii="Times New Roman" w:hAnsi="Times New Roman" w:cs="Times New Roman"/>
                <w:sz w:val="24"/>
                <w:szCs w:val="24"/>
              </w:rPr>
              <w:t>%</w:t>
            </w:r>
          </w:p>
        </w:tc>
        <w:tc>
          <w:tcPr>
            <w:tcW w:w="205" w:type="pct"/>
          </w:tcPr>
          <w:p w14:paraId="064922DF" w14:textId="77777777" w:rsidR="00A91087" w:rsidRPr="005F2E18" w:rsidRDefault="00A91087" w:rsidP="00834AB5">
            <w:pPr>
              <w:spacing w:line="360" w:lineRule="auto"/>
              <w:jc w:val="center"/>
              <w:rPr>
                <w:rFonts w:ascii="Times New Roman" w:hAnsi="Times New Roman" w:cs="Times New Roman"/>
                <w:sz w:val="24"/>
                <w:szCs w:val="24"/>
              </w:rPr>
            </w:pPr>
            <w:r w:rsidRPr="00A95A5E">
              <w:rPr>
                <w:rFonts w:ascii="Times New Roman" w:hAnsi="Times New Roman" w:cs="Times New Roman"/>
                <w:sz w:val="24"/>
                <w:szCs w:val="24"/>
              </w:rPr>
              <w:t>32</w:t>
            </w:r>
            <w:r>
              <w:rPr>
                <w:rFonts w:ascii="Times New Roman" w:hAnsi="Times New Roman" w:cs="Times New Roman"/>
                <w:sz w:val="24"/>
                <w:szCs w:val="24"/>
              </w:rPr>
              <w:t>.</w:t>
            </w:r>
            <w:r w:rsidRPr="00A95A5E">
              <w:rPr>
                <w:rFonts w:ascii="Times New Roman" w:hAnsi="Times New Roman" w:cs="Times New Roman"/>
                <w:sz w:val="24"/>
                <w:szCs w:val="24"/>
              </w:rPr>
              <w:t>96</w:t>
            </w:r>
            <w:r>
              <w:rPr>
                <w:rFonts w:ascii="Times New Roman" w:hAnsi="Times New Roman" w:cs="Times New Roman"/>
                <w:sz w:val="24"/>
                <w:szCs w:val="24"/>
              </w:rPr>
              <w:t>%</w:t>
            </w:r>
          </w:p>
        </w:tc>
        <w:tc>
          <w:tcPr>
            <w:tcW w:w="227" w:type="pct"/>
          </w:tcPr>
          <w:p w14:paraId="3ECB8AD8" w14:textId="77777777" w:rsidR="00A91087" w:rsidRPr="005F2E18"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43.9%</w:t>
            </w:r>
          </w:p>
        </w:tc>
        <w:tc>
          <w:tcPr>
            <w:tcW w:w="227" w:type="pct"/>
          </w:tcPr>
          <w:p w14:paraId="219A6566" w14:textId="77777777" w:rsidR="00A91087" w:rsidRPr="005F2E18"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32.3%</w:t>
            </w:r>
          </w:p>
        </w:tc>
        <w:tc>
          <w:tcPr>
            <w:tcW w:w="227" w:type="pct"/>
          </w:tcPr>
          <w:p w14:paraId="3B30C73B" w14:textId="77777777" w:rsidR="00A91087" w:rsidRPr="005F2E18"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44%</w:t>
            </w:r>
          </w:p>
        </w:tc>
        <w:tc>
          <w:tcPr>
            <w:tcW w:w="256" w:type="pct"/>
          </w:tcPr>
          <w:p w14:paraId="5957FFB8" w14:textId="77777777" w:rsidR="00A91087" w:rsidRPr="005F2E18" w:rsidRDefault="00A91087" w:rsidP="00834AB5">
            <w:pPr>
              <w:spacing w:line="360" w:lineRule="auto"/>
              <w:jc w:val="center"/>
              <w:rPr>
                <w:rFonts w:ascii="Times New Roman" w:hAnsi="Times New Roman" w:cs="Times New Roman"/>
                <w:sz w:val="24"/>
                <w:szCs w:val="24"/>
              </w:rPr>
            </w:pPr>
            <w:r w:rsidRPr="00155D2B">
              <w:rPr>
                <w:rFonts w:ascii="Times New Roman" w:hAnsi="Times New Roman" w:cs="Times New Roman"/>
                <w:sz w:val="24"/>
                <w:szCs w:val="24"/>
              </w:rPr>
              <w:t>33</w:t>
            </w:r>
            <w:r>
              <w:rPr>
                <w:rFonts w:ascii="Times New Roman" w:hAnsi="Times New Roman" w:cs="Times New Roman"/>
                <w:sz w:val="24"/>
                <w:szCs w:val="24"/>
              </w:rPr>
              <w:t>.</w:t>
            </w:r>
            <w:r w:rsidRPr="00155D2B">
              <w:rPr>
                <w:rFonts w:ascii="Times New Roman" w:hAnsi="Times New Roman" w:cs="Times New Roman"/>
                <w:sz w:val="24"/>
                <w:szCs w:val="24"/>
              </w:rPr>
              <w:t>00</w:t>
            </w:r>
            <w:r>
              <w:rPr>
                <w:rFonts w:ascii="Times New Roman" w:hAnsi="Times New Roman" w:cs="Times New Roman"/>
                <w:sz w:val="24"/>
                <w:szCs w:val="24"/>
              </w:rPr>
              <w:t>%</w:t>
            </w:r>
          </w:p>
        </w:tc>
        <w:tc>
          <w:tcPr>
            <w:tcW w:w="333" w:type="pct"/>
            <w:gridSpan w:val="2"/>
          </w:tcPr>
          <w:p w14:paraId="1FFA1528" w14:textId="77777777" w:rsidR="00A91087" w:rsidRPr="005F2E18" w:rsidRDefault="00A91087" w:rsidP="00834AB5">
            <w:pPr>
              <w:spacing w:line="360" w:lineRule="auto"/>
              <w:jc w:val="center"/>
              <w:rPr>
                <w:rFonts w:ascii="Times New Roman" w:hAnsi="Times New Roman" w:cs="Times New Roman"/>
                <w:sz w:val="24"/>
                <w:szCs w:val="24"/>
              </w:rPr>
            </w:pPr>
            <w:r w:rsidRPr="001954A1">
              <w:rPr>
                <w:rFonts w:ascii="Times New Roman" w:hAnsi="Times New Roman" w:cs="Times New Roman"/>
                <w:sz w:val="24"/>
                <w:szCs w:val="24"/>
              </w:rPr>
              <w:t>43</w:t>
            </w:r>
            <w:r>
              <w:rPr>
                <w:rFonts w:ascii="Times New Roman" w:hAnsi="Times New Roman" w:cs="Times New Roman"/>
                <w:sz w:val="24"/>
                <w:szCs w:val="24"/>
              </w:rPr>
              <w:t>.</w:t>
            </w:r>
            <w:r w:rsidRPr="001954A1">
              <w:rPr>
                <w:rFonts w:ascii="Times New Roman" w:hAnsi="Times New Roman" w:cs="Times New Roman"/>
                <w:sz w:val="24"/>
                <w:szCs w:val="24"/>
              </w:rPr>
              <w:t>11</w:t>
            </w:r>
            <w:r>
              <w:rPr>
                <w:rFonts w:ascii="Times New Roman" w:hAnsi="Times New Roman" w:cs="Times New Roman"/>
                <w:sz w:val="24"/>
                <w:szCs w:val="24"/>
              </w:rPr>
              <w:t>%</w:t>
            </w:r>
          </w:p>
        </w:tc>
        <w:tc>
          <w:tcPr>
            <w:tcW w:w="307" w:type="pct"/>
            <w:gridSpan w:val="3"/>
          </w:tcPr>
          <w:p w14:paraId="580A54CE" w14:textId="77777777" w:rsidR="00A91087" w:rsidRPr="005F2E18" w:rsidRDefault="00A91087" w:rsidP="00834AB5">
            <w:pPr>
              <w:spacing w:line="360" w:lineRule="auto"/>
              <w:jc w:val="center"/>
              <w:rPr>
                <w:rFonts w:ascii="Times New Roman" w:hAnsi="Times New Roman" w:cs="Times New Roman"/>
                <w:sz w:val="24"/>
                <w:szCs w:val="24"/>
              </w:rPr>
            </w:pPr>
            <w:r w:rsidRPr="00373E72">
              <w:rPr>
                <w:rFonts w:ascii="Times New Roman" w:hAnsi="Times New Roman" w:cs="Times New Roman"/>
                <w:sz w:val="24"/>
                <w:szCs w:val="24"/>
              </w:rPr>
              <w:t>43</w:t>
            </w:r>
            <w:r>
              <w:rPr>
                <w:rFonts w:ascii="Times New Roman" w:hAnsi="Times New Roman" w:cs="Times New Roman"/>
                <w:sz w:val="24"/>
                <w:szCs w:val="24"/>
              </w:rPr>
              <w:t>.</w:t>
            </w:r>
            <w:r w:rsidRPr="00373E72">
              <w:rPr>
                <w:rFonts w:ascii="Times New Roman" w:hAnsi="Times New Roman" w:cs="Times New Roman"/>
                <w:sz w:val="24"/>
                <w:szCs w:val="24"/>
              </w:rPr>
              <w:t>18</w:t>
            </w:r>
            <w:r>
              <w:rPr>
                <w:rFonts w:ascii="Times New Roman" w:hAnsi="Times New Roman" w:cs="Times New Roman"/>
                <w:sz w:val="24"/>
                <w:szCs w:val="24"/>
              </w:rPr>
              <w:t>%</w:t>
            </w:r>
          </w:p>
        </w:tc>
        <w:tc>
          <w:tcPr>
            <w:tcW w:w="274" w:type="pct"/>
            <w:gridSpan w:val="2"/>
          </w:tcPr>
          <w:p w14:paraId="1F64424C" w14:textId="77777777" w:rsidR="00A91087" w:rsidRPr="005F2E18" w:rsidRDefault="00A91087" w:rsidP="00834AB5">
            <w:pPr>
              <w:spacing w:line="360" w:lineRule="auto"/>
              <w:jc w:val="center"/>
              <w:rPr>
                <w:rFonts w:ascii="Times New Roman" w:hAnsi="Times New Roman" w:cs="Times New Roman"/>
                <w:sz w:val="24"/>
                <w:szCs w:val="24"/>
              </w:rPr>
            </w:pPr>
            <w:r w:rsidRPr="00A53E6D">
              <w:rPr>
                <w:rFonts w:ascii="Times New Roman" w:hAnsi="Times New Roman" w:cs="Times New Roman"/>
                <w:sz w:val="24"/>
                <w:szCs w:val="24"/>
              </w:rPr>
              <w:t>48</w:t>
            </w:r>
            <w:r>
              <w:rPr>
                <w:rFonts w:ascii="Times New Roman" w:hAnsi="Times New Roman" w:cs="Times New Roman"/>
                <w:sz w:val="24"/>
                <w:szCs w:val="24"/>
              </w:rPr>
              <w:t>.</w:t>
            </w:r>
            <w:r w:rsidRPr="00A53E6D">
              <w:rPr>
                <w:rFonts w:ascii="Times New Roman" w:hAnsi="Times New Roman" w:cs="Times New Roman"/>
                <w:sz w:val="24"/>
                <w:szCs w:val="24"/>
              </w:rPr>
              <w:t>09</w:t>
            </w:r>
            <w:r>
              <w:rPr>
                <w:rFonts w:ascii="Times New Roman" w:hAnsi="Times New Roman" w:cs="Times New Roman"/>
                <w:sz w:val="24"/>
                <w:szCs w:val="24"/>
              </w:rPr>
              <w:t>%</w:t>
            </w:r>
          </w:p>
        </w:tc>
        <w:tc>
          <w:tcPr>
            <w:tcW w:w="276" w:type="pct"/>
            <w:gridSpan w:val="3"/>
          </w:tcPr>
          <w:p w14:paraId="645020D1" w14:textId="77777777" w:rsidR="00A91087" w:rsidRPr="005F2E18" w:rsidRDefault="00A91087" w:rsidP="00834AB5">
            <w:pPr>
              <w:spacing w:line="360" w:lineRule="auto"/>
              <w:jc w:val="center"/>
              <w:rPr>
                <w:rFonts w:ascii="Times New Roman" w:hAnsi="Times New Roman" w:cs="Times New Roman"/>
                <w:sz w:val="24"/>
                <w:szCs w:val="24"/>
              </w:rPr>
            </w:pPr>
            <w:r w:rsidRPr="00A53E6D">
              <w:rPr>
                <w:rFonts w:ascii="Times New Roman" w:hAnsi="Times New Roman" w:cs="Times New Roman"/>
                <w:sz w:val="24"/>
                <w:szCs w:val="24"/>
              </w:rPr>
              <w:t>34</w:t>
            </w:r>
            <w:r>
              <w:rPr>
                <w:rFonts w:ascii="Times New Roman" w:hAnsi="Times New Roman" w:cs="Times New Roman"/>
                <w:sz w:val="24"/>
                <w:szCs w:val="24"/>
              </w:rPr>
              <w:t>.</w:t>
            </w:r>
            <w:r w:rsidRPr="00A53E6D">
              <w:rPr>
                <w:rFonts w:ascii="Times New Roman" w:hAnsi="Times New Roman" w:cs="Times New Roman"/>
                <w:sz w:val="24"/>
                <w:szCs w:val="24"/>
              </w:rPr>
              <w:t>90</w:t>
            </w:r>
            <w:r>
              <w:rPr>
                <w:rFonts w:ascii="Times New Roman" w:hAnsi="Times New Roman" w:cs="Times New Roman"/>
                <w:sz w:val="24"/>
                <w:szCs w:val="24"/>
              </w:rPr>
              <w:t>%</w:t>
            </w:r>
          </w:p>
        </w:tc>
      </w:tr>
      <w:tr w:rsidR="00A91087" w:rsidRPr="00292BEF" w14:paraId="421079BD" w14:textId="77777777" w:rsidTr="002A6285">
        <w:trPr>
          <w:trHeight w:val="2058"/>
        </w:trPr>
        <w:tc>
          <w:tcPr>
            <w:tcW w:w="431" w:type="pct"/>
          </w:tcPr>
          <w:p w14:paraId="587C122F" w14:textId="77777777" w:rsidR="00A91087" w:rsidRPr="00504E66" w:rsidRDefault="00A91087" w:rsidP="00834AB5">
            <w:pPr>
              <w:spacing w:line="360" w:lineRule="auto"/>
              <w:jc w:val="center"/>
              <w:rPr>
                <w:rFonts w:ascii="Times New Roman" w:hAnsi="Times New Roman" w:cs="Times New Roman"/>
                <w:b/>
                <w:bCs/>
                <w:sz w:val="24"/>
                <w:szCs w:val="24"/>
              </w:rPr>
            </w:pPr>
            <w:r w:rsidRPr="00504E66">
              <w:rPr>
                <w:rFonts w:ascii="Times New Roman" w:hAnsi="Times New Roman" w:cs="Times New Roman"/>
                <w:b/>
                <w:bCs/>
                <w:sz w:val="24"/>
                <w:szCs w:val="24"/>
              </w:rPr>
              <w:t>Presentation of liver metastasis</w:t>
            </w:r>
            <w:r>
              <w:rPr>
                <w:rFonts w:ascii="Times New Roman" w:hAnsi="Times New Roman" w:cs="Times New Roman"/>
                <w:b/>
                <w:bCs/>
                <w:sz w:val="24"/>
                <w:szCs w:val="24"/>
              </w:rPr>
              <w:t xml:space="preserve"> </w:t>
            </w:r>
            <w:r>
              <w:rPr>
                <w:rFonts w:ascii="Times New Roman" w:hAnsi="Times New Roman" w:cs="Times New Roman"/>
                <w:b/>
                <w:bCs/>
                <w:sz w:val="24"/>
                <w:szCs w:val="24"/>
              </w:rPr>
              <w:lastRenderedPageBreak/>
              <w:t>(</w:t>
            </w:r>
            <w:r w:rsidRPr="008106E7">
              <w:rPr>
                <w:rFonts w:ascii="Times New Roman" w:hAnsi="Times New Roman" w:cs="Times New Roman"/>
                <w:b/>
                <w:bCs/>
                <w:sz w:val="24"/>
                <w:szCs w:val="24"/>
              </w:rPr>
              <w:t xml:space="preserve">synchronous </w:t>
            </w:r>
            <w:r>
              <w:rPr>
                <w:rFonts w:ascii="Times New Roman" w:hAnsi="Times New Roman" w:cs="Times New Roman"/>
                <w:b/>
                <w:bCs/>
                <w:sz w:val="24"/>
                <w:szCs w:val="24"/>
              </w:rPr>
              <w:t>%)</w:t>
            </w:r>
          </w:p>
        </w:tc>
        <w:tc>
          <w:tcPr>
            <w:tcW w:w="567" w:type="pct"/>
            <w:gridSpan w:val="2"/>
          </w:tcPr>
          <w:p w14:paraId="2AD28BB0" w14:textId="77777777" w:rsidR="00A91087" w:rsidRDefault="00A91087" w:rsidP="00834AB5">
            <w:pPr>
              <w:spacing w:line="360" w:lineRule="auto"/>
              <w:jc w:val="center"/>
              <w:rPr>
                <w:rFonts w:ascii="Times New Roman" w:hAnsi="Times New Roman" w:cs="Times New Roman"/>
                <w:sz w:val="24"/>
                <w:szCs w:val="24"/>
              </w:rPr>
            </w:pPr>
          </w:p>
          <w:p w14:paraId="6A45A704" w14:textId="77777777" w:rsidR="00A91087" w:rsidRPr="00292BEF" w:rsidRDefault="00A91087" w:rsidP="00834AB5">
            <w:pPr>
              <w:spacing w:line="360" w:lineRule="auto"/>
              <w:jc w:val="center"/>
              <w:rPr>
                <w:rFonts w:ascii="Times New Roman" w:hAnsi="Times New Roman" w:cs="Times New Roman"/>
                <w:sz w:val="24"/>
                <w:szCs w:val="24"/>
              </w:rPr>
            </w:pPr>
            <w:r w:rsidRPr="00877FA8">
              <w:rPr>
                <w:rFonts w:ascii="Times New Roman" w:hAnsi="Times New Roman" w:cs="Times New Roman"/>
                <w:sz w:val="24"/>
                <w:szCs w:val="24"/>
              </w:rPr>
              <w:t>74</w:t>
            </w:r>
            <w:r>
              <w:rPr>
                <w:rFonts w:ascii="Times New Roman" w:hAnsi="Times New Roman" w:cs="Times New Roman"/>
                <w:sz w:val="24"/>
                <w:szCs w:val="24"/>
              </w:rPr>
              <w:t>.</w:t>
            </w:r>
            <w:r w:rsidRPr="00877FA8">
              <w:rPr>
                <w:rFonts w:ascii="Times New Roman" w:hAnsi="Times New Roman" w:cs="Times New Roman"/>
                <w:sz w:val="24"/>
                <w:szCs w:val="24"/>
              </w:rPr>
              <w:t>06</w:t>
            </w:r>
            <w:r>
              <w:rPr>
                <w:rFonts w:ascii="Times New Roman" w:hAnsi="Times New Roman" w:cs="Times New Roman"/>
                <w:sz w:val="24"/>
                <w:szCs w:val="24"/>
              </w:rPr>
              <w:t>%</w:t>
            </w:r>
          </w:p>
        </w:tc>
        <w:tc>
          <w:tcPr>
            <w:tcW w:w="453" w:type="pct"/>
            <w:gridSpan w:val="2"/>
          </w:tcPr>
          <w:p w14:paraId="0D253A9E" w14:textId="77777777" w:rsidR="00A91087" w:rsidRDefault="00A91087" w:rsidP="00834AB5">
            <w:pPr>
              <w:spacing w:line="360" w:lineRule="auto"/>
              <w:jc w:val="center"/>
              <w:rPr>
                <w:rFonts w:ascii="Times New Roman" w:hAnsi="Times New Roman" w:cs="Times New Roman"/>
                <w:sz w:val="24"/>
                <w:szCs w:val="24"/>
              </w:rPr>
            </w:pPr>
          </w:p>
          <w:p w14:paraId="68468408" w14:textId="77777777" w:rsidR="00A91087" w:rsidRPr="00292BEF" w:rsidRDefault="00A91087" w:rsidP="00834AB5">
            <w:pPr>
              <w:spacing w:line="360" w:lineRule="auto"/>
              <w:jc w:val="center"/>
              <w:rPr>
                <w:rFonts w:ascii="Times New Roman" w:hAnsi="Times New Roman" w:cs="Times New Roman"/>
                <w:sz w:val="24"/>
                <w:szCs w:val="24"/>
              </w:rPr>
            </w:pPr>
            <w:r w:rsidRPr="00196D3D">
              <w:rPr>
                <w:rFonts w:ascii="Times New Roman" w:hAnsi="Times New Roman" w:cs="Times New Roman"/>
                <w:sz w:val="24"/>
                <w:szCs w:val="24"/>
              </w:rPr>
              <w:t>51</w:t>
            </w:r>
            <w:r>
              <w:rPr>
                <w:rFonts w:ascii="Times New Roman" w:hAnsi="Times New Roman" w:cs="Times New Roman"/>
                <w:sz w:val="24"/>
                <w:szCs w:val="24"/>
              </w:rPr>
              <w:t>.</w:t>
            </w:r>
            <w:r w:rsidRPr="00196D3D">
              <w:rPr>
                <w:rFonts w:ascii="Times New Roman" w:hAnsi="Times New Roman" w:cs="Times New Roman"/>
                <w:sz w:val="24"/>
                <w:szCs w:val="24"/>
              </w:rPr>
              <w:t>19</w:t>
            </w:r>
            <w:r>
              <w:rPr>
                <w:rFonts w:ascii="Times New Roman" w:hAnsi="Times New Roman" w:cs="Times New Roman"/>
                <w:sz w:val="24"/>
                <w:szCs w:val="24"/>
              </w:rPr>
              <w:t>%</w:t>
            </w:r>
          </w:p>
        </w:tc>
        <w:tc>
          <w:tcPr>
            <w:tcW w:w="407" w:type="pct"/>
            <w:gridSpan w:val="3"/>
          </w:tcPr>
          <w:p w14:paraId="74440F6E" w14:textId="77777777" w:rsidR="00A91087" w:rsidRDefault="00A91087" w:rsidP="00834AB5">
            <w:pPr>
              <w:spacing w:line="360" w:lineRule="auto"/>
              <w:jc w:val="center"/>
              <w:rPr>
                <w:rFonts w:ascii="Times New Roman" w:hAnsi="Times New Roman" w:cs="Times New Roman"/>
                <w:sz w:val="24"/>
                <w:szCs w:val="24"/>
              </w:rPr>
            </w:pPr>
          </w:p>
          <w:p w14:paraId="7210D7B5"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479" w:type="pct"/>
            <w:gridSpan w:val="3"/>
          </w:tcPr>
          <w:p w14:paraId="0B303890" w14:textId="77777777" w:rsidR="00A91087" w:rsidRDefault="00A91087" w:rsidP="00834AB5">
            <w:pPr>
              <w:spacing w:line="360" w:lineRule="auto"/>
              <w:jc w:val="center"/>
              <w:rPr>
                <w:rFonts w:ascii="Times New Roman" w:hAnsi="Times New Roman" w:cs="Times New Roman"/>
                <w:sz w:val="24"/>
                <w:szCs w:val="24"/>
              </w:rPr>
            </w:pPr>
          </w:p>
          <w:p w14:paraId="53F69EE3" w14:textId="77777777" w:rsidR="00A91087" w:rsidRPr="00292BEF" w:rsidRDefault="00A91087" w:rsidP="00834AB5">
            <w:pPr>
              <w:spacing w:line="360" w:lineRule="auto"/>
              <w:jc w:val="center"/>
              <w:rPr>
                <w:rFonts w:ascii="Times New Roman" w:hAnsi="Times New Roman" w:cs="Times New Roman"/>
                <w:sz w:val="24"/>
                <w:szCs w:val="24"/>
              </w:rPr>
            </w:pPr>
            <w:r w:rsidRPr="00854B0E">
              <w:rPr>
                <w:rFonts w:ascii="Times New Roman" w:hAnsi="Times New Roman" w:cs="Times New Roman"/>
                <w:sz w:val="24"/>
                <w:szCs w:val="24"/>
              </w:rPr>
              <w:t>64</w:t>
            </w:r>
            <w:r>
              <w:rPr>
                <w:rFonts w:ascii="Times New Roman" w:hAnsi="Times New Roman" w:cs="Times New Roman"/>
                <w:sz w:val="24"/>
                <w:szCs w:val="24"/>
              </w:rPr>
              <w:t>.</w:t>
            </w:r>
            <w:r w:rsidRPr="00854B0E">
              <w:rPr>
                <w:rFonts w:ascii="Times New Roman" w:hAnsi="Times New Roman" w:cs="Times New Roman"/>
                <w:sz w:val="24"/>
                <w:szCs w:val="24"/>
              </w:rPr>
              <w:t>38</w:t>
            </w:r>
            <w:r>
              <w:rPr>
                <w:rFonts w:ascii="Times New Roman" w:hAnsi="Times New Roman" w:cs="Times New Roman"/>
                <w:sz w:val="24"/>
                <w:szCs w:val="24"/>
              </w:rPr>
              <w:t>%</w:t>
            </w:r>
          </w:p>
        </w:tc>
        <w:tc>
          <w:tcPr>
            <w:tcW w:w="538" w:type="pct"/>
            <w:gridSpan w:val="3"/>
          </w:tcPr>
          <w:p w14:paraId="373A5B9C" w14:textId="77777777" w:rsidR="00A91087" w:rsidRDefault="00A91087" w:rsidP="00834AB5">
            <w:pPr>
              <w:spacing w:line="360" w:lineRule="auto"/>
              <w:jc w:val="center"/>
              <w:rPr>
                <w:rFonts w:ascii="Times New Roman" w:hAnsi="Times New Roman" w:cs="Times New Roman"/>
                <w:sz w:val="24"/>
                <w:szCs w:val="24"/>
              </w:rPr>
            </w:pPr>
          </w:p>
          <w:p w14:paraId="54D92DC9" w14:textId="77777777" w:rsidR="00A91087" w:rsidRPr="00292BEF" w:rsidRDefault="00A91087" w:rsidP="00834AB5">
            <w:pPr>
              <w:spacing w:line="360" w:lineRule="auto"/>
              <w:jc w:val="center"/>
              <w:rPr>
                <w:rFonts w:ascii="Times New Roman" w:hAnsi="Times New Roman" w:cs="Times New Roman"/>
                <w:sz w:val="24"/>
                <w:szCs w:val="24"/>
              </w:rPr>
            </w:pPr>
            <w:r w:rsidRPr="00BA665A">
              <w:rPr>
                <w:rFonts w:ascii="Times New Roman" w:hAnsi="Times New Roman" w:cs="Times New Roman"/>
                <w:sz w:val="24"/>
                <w:szCs w:val="24"/>
              </w:rPr>
              <w:t>48</w:t>
            </w:r>
            <w:r>
              <w:rPr>
                <w:rFonts w:ascii="Times New Roman" w:hAnsi="Times New Roman" w:cs="Times New Roman"/>
                <w:sz w:val="24"/>
                <w:szCs w:val="24"/>
              </w:rPr>
              <w:t>.</w:t>
            </w:r>
            <w:r w:rsidRPr="00BA665A">
              <w:rPr>
                <w:rFonts w:ascii="Times New Roman" w:hAnsi="Times New Roman" w:cs="Times New Roman"/>
                <w:sz w:val="24"/>
                <w:szCs w:val="24"/>
              </w:rPr>
              <w:t>25</w:t>
            </w:r>
            <w:r>
              <w:rPr>
                <w:rFonts w:ascii="Times New Roman" w:hAnsi="Times New Roman" w:cs="Times New Roman"/>
                <w:sz w:val="24"/>
                <w:szCs w:val="24"/>
              </w:rPr>
              <w:t>%</w:t>
            </w:r>
          </w:p>
        </w:tc>
        <w:tc>
          <w:tcPr>
            <w:tcW w:w="453" w:type="pct"/>
            <w:gridSpan w:val="2"/>
          </w:tcPr>
          <w:p w14:paraId="2ABE681D" w14:textId="77777777" w:rsidR="00A91087" w:rsidRDefault="00A91087" w:rsidP="00834AB5">
            <w:pPr>
              <w:spacing w:line="360" w:lineRule="auto"/>
              <w:jc w:val="center"/>
              <w:rPr>
                <w:rFonts w:ascii="Times New Roman" w:hAnsi="Times New Roman" w:cs="Times New Roman"/>
                <w:sz w:val="24"/>
                <w:szCs w:val="24"/>
              </w:rPr>
            </w:pPr>
          </w:p>
          <w:p w14:paraId="65ACF02F"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482" w:type="pct"/>
            <w:gridSpan w:val="2"/>
          </w:tcPr>
          <w:p w14:paraId="36871823" w14:textId="77777777" w:rsidR="00A91087" w:rsidRDefault="00A91087" w:rsidP="00834AB5">
            <w:pPr>
              <w:spacing w:line="360" w:lineRule="auto"/>
              <w:jc w:val="center"/>
              <w:rPr>
                <w:rFonts w:ascii="Times New Roman" w:hAnsi="Times New Roman" w:cs="Times New Roman"/>
                <w:sz w:val="24"/>
                <w:szCs w:val="24"/>
              </w:rPr>
            </w:pPr>
          </w:p>
          <w:p w14:paraId="77B5C11E" w14:textId="77777777" w:rsidR="00A91087" w:rsidRPr="00292BEF" w:rsidRDefault="00A91087" w:rsidP="00834AB5">
            <w:pPr>
              <w:spacing w:line="360" w:lineRule="auto"/>
              <w:jc w:val="center"/>
              <w:rPr>
                <w:rFonts w:ascii="Times New Roman" w:hAnsi="Times New Roman" w:cs="Times New Roman"/>
                <w:sz w:val="24"/>
                <w:szCs w:val="24"/>
              </w:rPr>
            </w:pPr>
            <w:r w:rsidRPr="00850D3A">
              <w:rPr>
                <w:rFonts w:ascii="Times New Roman" w:hAnsi="Times New Roman" w:cs="Times New Roman"/>
                <w:sz w:val="24"/>
                <w:szCs w:val="24"/>
              </w:rPr>
              <w:t>63</w:t>
            </w:r>
            <w:r>
              <w:rPr>
                <w:rFonts w:ascii="Times New Roman" w:hAnsi="Times New Roman" w:cs="Times New Roman"/>
                <w:sz w:val="24"/>
                <w:szCs w:val="24"/>
              </w:rPr>
              <w:t>.</w:t>
            </w:r>
            <w:r w:rsidRPr="00850D3A">
              <w:rPr>
                <w:rFonts w:ascii="Times New Roman" w:hAnsi="Times New Roman" w:cs="Times New Roman"/>
                <w:sz w:val="24"/>
                <w:szCs w:val="24"/>
              </w:rPr>
              <w:t>25</w:t>
            </w:r>
            <w:r>
              <w:rPr>
                <w:rFonts w:ascii="Times New Roman" w:hAnsi="Times New Roman" w:cs="Times New Roman"/>
                <w:sz w:val="24"/>
                <w:szCs w:val="24"/>
              </w:rPr>
              <w:t>%</w:t>
            </w:r>
          </w:p>
        </w:tc>
        <w:tc>
          <w:tcPr>
            <w:tcW w:w="641" w:type="pct"/>
            <w:gridSpan w:val="5"/>
          </w:tcPr>
          <w:p w14:paraId="12BE83E7" w14:textId="77777777" w:rsidR="00A91087" w:rsidRDefault="00A91087" w:rsidP="00834AB5">
            <w:pPr>
              <w:spacing w:line="360" w:lineRule="auto"/>
              <w:jc w:val="center"/>
              <w:rPr>
                <w:rFonts w:ascii="Times New Roman" w:hAnsi="Times New Roman" w:cs="Times New Roman"/>
                <w:sz w:val="24"/>
                <w:szCs w:val="24"/>
              </w:rPr>
            </w:pPr>
          </w:p>
          <w:p w14:paraId="31D6ECE4" w14:textId="77777777" w:rsidR="00A91087" w:rsidRPr="00292BEF" w:rsidRDefault="00A91087" w:rsidP="00834AB5">
            <w:pPr>
              <w:spacing w:line="360" w:lineRule="auto"/>
              <w:jc w:val="center"/>
              <w:rPr>
                <w:rFonts w:ascii="Times New Roman" w:hAnsi="Times New Roman" w:cs="Times New Roman"/>
                <w:sz w:val="24"/>
                <w:szCs w:val="24"/>
              </w:rPr>
            </w:pPr>
            <w:r w:rsidRPr="00A91D6F">
              <w:rPr>
                <w:rFonts w:ascii="Times New Roman" w:hAnsi="Times New Roman" w:cs="Times New Roman"/>
                <w:sz w:val="24"/>
                <w:szCs w:val="24"/>
              </w:rPr>
              <w:t>62</w:t>
            </w:r>
            <w:r>
              <w:rPr>
                <w:rFonts w:ascii="Times New Roman" w:hAnsi="Times New Roman" w:cs="Times New Roman"/>
                <w:sz w:val="24"/>
                <w:szCs w:val="24"/>
              </w:rPr>
              <w:t>.</w:t>
            </w:r>
            <w:r w:rsidRPr="00A91D6F">
              <w:rPr>
                <w:rFonts w:ascii="Times New Roman" w:hAnsi="Times New Roman" w:cs="Times New Roman"/>
                <w:sz w:val="24"/>
                <w:szCs w:val="24"/>
              </w:rPr>
              <w:t>39</w:t>
            </w:r>
            <w:r>
              <w:rPr>
                <w:rFonts w:ascii="Times New Roman" w:hAnsi="Times New Roman" w:cs="Times New Roman"/>
                <w:sz w:val="24"/>
                <w:szCs w:val="24"/>
              </w:rPr>
              <w:t>%</w:t>
            </w:r>
          </w:p>
        </w:tc>
        <w:tc>
          <w:tcPr>
            <w:tcW w:w="550" w:type="pct"/>
            <w:gridSpan w:val="5"/>
          </w:tcPr>
          <w:p w14:paraId="1D4AB49B" w14:textId="77777777" w:rsidR="00A91087" w:rsidRDefault="00A91087" w:rsidP="00834AB5">
            <w:pPr>
              <w:spacing w:line="360" w:lineRule="auto"/>
              <w:jc w:val="center"/>
              <w:rPr>
                <w:rFonts w:ascii="Times New Roman" w:hAnsi="Times New Roman" w:cs="Times New Roman"/>
                <w:sz w:val="24"/>
                <w:szCs w:val="24"/>
              </w:rPr>
            </w:pPr>
          </w:p>
          <w:p w14:paraId="55FF669D" w14:textId="77777777" w:rsidR="00A91087" w:rsidRPr="00292BEF" w:rsidRDefault="00A91087" w:rsidP="00834AB5">
            <w:pPr>
              <w:spacing w:line="360" w:lineRule="auto"/>
              <w:jc w:val="center"/>
              <w:rPr>
                <w:rFonts w:ascii="Times New Roman" w:hAnsi="Times New Roman" w:cs="Times New Roman"/>
                <w:sz w:val="24"/>
                <w:szCs w:val="24"/>
              </w:rPr>
            </w:pPr>
            <w:r w:rsidRPr="00373394">
              <w:rPr>
                <w:rFonts w:ascii="Times New Roman" w:hAnsi="Times New Roman" w:cs="Times New Roman"/>
                <w:sz w:val="24"/>
                <w:szCs w:val="24"/>
              </w:rPr>
              <w:t>53</w:t>
            </w:r>
            <w:r>
              <w:rPr>
                <w:rFonts w:ascii="Times New Roman" w:hAnsi="Times New Roman" w:cs="Times New Roman"/>
                <w:sz w:val="24"/>
                <w:szCs w:val="24"/>
              </w:rPr>
              <w:t>.</w:t>
            </w:r>
            <w:r w:rsidRPr="00373394">
              <w:rPr>
                <w:rFonts w:ascii="Times New Roman" w:hAnsi="Times New Roman" w:cs="Times New Roman"/>
                <w:sz w:val="24"/>
                <w:szCs w:val="24"/>
              </w:rPr>
              <w:t>38</w:t>
            </w:r>
            <w:r>
              <w:rPr>
                <w:rFonts w:ascii="Times New Roman" w:hAnsi="Times New Roman" w:cs="Times New Roman"/>
                <w:sz w:val="24"/>
                <w:szCs w:val="24"/>
              </w:rPr>
              <w:t>%</w:t>
            </w:r>
          </w:p>
        </w:tc>
      </w:tr>
      <w:tr w:rsidR="00A91087" w:rsidRPr="00292BEF" w14:paraId="2B7BC3E9" w14:textId="77777777" w:rsidTr="002A6285">
        <w:trPr>
          <w:gridAfter w:val="1"/>
          <w:wAfter w:w="9" w:type="pct"/>
          <w:trHeight w:val="1051"/>
        </w:trPr>
        <w:tc>
          <w:tcPr>
            <w:tcW w:w="431" w:type="pct"/>
          </w:tcPr>
          <w:p w14:paraId="0D1B264C" w14:textId="77777777" w:rsidR="00A91087" w:rsidRDefault="00A91087" w:rsidP="00834AB5">
            <w:pPr>
              <w:spacing w:line="360" w:lineRule="auto"/>
              <w:jc w:val="center"/>
              <w:rPr>
                <w:rFonts w:ascii="Times New Roman" w:hAnsi="Times New Roman" w:cs="Times New Roman"/>
                <w:b/>
                <w:bCs/>
                <w:sz w:val="24"/>
                <w:szCs w:val="24"/>
              </w:rPr>
            </w:pPr>
            <w:r w:rsidRPr="00504E66">
              <w:rPr>
                <w:rFonts w:ascii="Times New Roman" w:hAnsi="Times New Roman" w:cs="Times New Roman"/>
                <w:b/>
                <w:bCs/>
                <w:sz w:val="24"/>
                <w:szCs w:val="24"/>
              </w:rPr>
              <w:t>Number of liver metastases</w:t>
            </w:r>
          </w:p>
          <w:p w14:paraId="6598F4E5" w14:textId="77777777" w:rsidR="00A91087" w:rsidRDefault="00A91087" w:rsidP="00834AB5">
            <w:pPr>
              <w:spacing w:line="360" w:lineRule="auto"/>
              <w:jc w:val="center"/>
              <w:rPr>
                <w:rFonts w:ascii="Times New Roman" w:hAnsi="Times New Roman" w:cs="Times New Roman"/>
                <w:b/>
                <w:bCs/>
                <w:sz w:val="24"/>
                <w:szCs w:val="24"/>
              </w:rPr>
            </w:pPr>
          </w:p>
          <w:p w14:paraId="37F7D361" w14:textId="77777777" w:rsidR="00A91087" w:rsidRDefault="00A91087" w:rsidP="00834AB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Median [IQR] OR</w:t>
            </w:r>
            <w:r>
              <w:rPr>
                <w:rFonts w:ascii="Times New Roman" w:hAnsi="Times New Roman" w:cs="Times New Roman"/>
                <w:b/>
                <w:bCs/>
                <w:sz w:val="24"/>
                <w:szCs w:val="24"/>
              </w:rPr>
              <w:br/>
              <w:t>Multiple %</w:t>
            </w:r>
          </w:p>
          <w:p w14:paraId="3974F014" w14:textId="77777777" w:rsidR="00A91087" w:rsidRPr="00504E66" w:rsidRDefault="00A91087" w:rsidP="00834AB5">
            <w:pPr>
              <w:spacing w:line="360" w:lineRule="auto"/>
              <w:jc w:val="center"/>
              <w:rPr>
                <w:rFonts w:ascii="Times New Roman" w:hAnsi="Times New Roman" w:cs="Times New Roman"/>
                <w:b/>
                <w:bCs/>
                <w:sz w:val="24"/>
                <w:szCs w:val="24"/>
              </w:rPr>
            </w:pPr>
          </w:p>
        </w:tc>
        <w:tc>
          <w:tcPr>
            <w:tcW w:w="567" w:type="pct"/>
            <w:gridSpan w:val="2"/>
          </w:tcPr>
          <w:p w14:paraId="562AFFD0" w14:textId="77777777" w:rsidR="00A91087" w:rsidRPr="000C2E2D" w:rsidRDefault="00A91087" w:rsidP="00834AB5">
            <w:pPr>
              <w:spacing w:line="360" w:lineRule="auto"/>
              <w:jc w:val="center"/>
              <w:rPr>
                <w:rFonts w:ascii="Times New Roman" w:hAnsi="Times New Roman" w:cs="Times New Roman"/>
                <w:sz w:val="24"/>
                <w:szCs w:val="24"/>
                <w:vertAlign w:val="superscript"/>
              </w:rPr>
            </w:pPr>
            <w:r>
              <w:rPr>
                <w:rFonts w:ascii="Times New Roman" w:hAnsi="Times New Roman" w:cs="Times New Roman"/>
                <w:sz w:val="24"/>
                <w:szCs w:val="24"/>
              </w:rPr>
              <w:t xml:space="preserve">Reported but on different </w:t>
            </w:r>
            <w:proofErr w:type="spellStart"/>
            <w:r>
              <w:rPr>
                <w:rFonts w:ascii="Times New Roman" w:hAnsi="Times New Roman" w:cs="Times New Roman"/>
                <w:sz w:val="24"/>
                <w:szCs w:val="24"/>
              </w:rPr>
              <w:t>scale</w:t>
            </w:r>
            <w:r>
              <w:rPr>
                <w:rFonts w:ascii="Times New Roman" w:hAnsi="Times New Roman" w:cs="Times New Roman"/>
                <w:sz w:val="24"/>
                <w:szCs w:val="24"/>
                <w:vertAlign w:val="superscript"/>
              </w:rPr>
              <w:t>a</w:t>
            </w:r>
            <w:proofErr w:type="spellEnd"/>
          </w:p>
        </w:tc>
        <w:tc>
          <w:tcPr>
            <w:tcW w:w="453" w:type="pct"/>
            <w:gridSpan w:val="2"/>
          </w:tcPr>
          <w:p w14:paraId="4AA4B284"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p>
        </w:tc>
        <w:tc>
          <w:tcPr>
            <w:tcW w:w="407" w:type="pct"/>
            <w:gridSpan w:val="3"/>
          </w:tcPr>
          <w:p w14:paraId="2B6157A2"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p>
        </w:tc>
        <w:tc>
          <w:tcPr>
            <w:tcW w:w="479" w:type="pct"/>
            <w:gridSpan w:val="3"/>
          </w:tcPr>
          <w:p w14:paraId="506BA7FC" w14:textId="77777777" w:rsidR="00A91087" w:rsidRPr="00292BEF" w:rsidRDefault="00A91087" w:rsidP="00834AB5">
            <w:pPr>
              <w:spacing w:line="360" w:lineRule="auto"/>
              <w:jc w:val="center"/>
              <w:rPr>
                <w:rFonts w:ascii="Times New Roman" w:hAnsi="Times New Roman" w:cs="Times New Roman"/>
                <w:sz w:val="24"/>
                <w:szCs w:val="24"/>
              </w:rPr>
            </w:pPr>
            <w:r w:rsidRPr="00C100C9">
              <w:rPr>
                <w:rFonts w:ascii="Times New Roman" w:hAnsi="Times New Roman" w:cs="Times New Roman"/>
                <w:sz w:val="24"/>
                <w:szCs w:val="24"/>
              </w:rPr>
              <w:t>2</w:t>
            </w:r>
            <w:r>
              <w:rPr>
                <w:rFonts w:ascii="Times New Roman" w:hAnsi="Times New Roman" w:cs="Times New Roman"/>
                <w:sz w:val="24"/>
                <w:szCs w:val="24"/>
              </w:rPr>
              <w:t xml:space="preserve"> [1- 4]</w:t>
            </w:r>
          </w:p>
        </w:tc>
        <w:tc>
          <w:tcPr>
            <w:tcW w:w="538" w:type="pct"/>
            <w:gridSpan w:val="3"/>
          </w:tcPr>
          <w:p w14:paraId="4D1848FC" w14:textId="77777777" w:rsidR="00A91087" w:rsidRPr="00292BEF" w:rsidRDefault="00A91087" w:rsidP="00834AB5">
            <w:pPr>
              <w:spacing w:line="360" w:lineRule="auto"/>
              <w:jc w:val="center"/>
              <w:rPr>
                <w:rFonts w:ascii="Times New Roman" w:hAnsi="Times New Roman" w:cs="Times New Roman"/>
                <w:sz w:val="24"/>
                <w:szCs w:val="24"/>
              </w:rPr>
            </w:pPr>
            <w:r w:rsidRPr="000B70D8">
              <w:rPr>
                <w:rFonts w:ascii="Times New Roman" w:hAnsi="Times New Roman" w:cs="Times New Roman"/>
                <w:sz w:val="24"/>
                <w:szCs w:val="24"/>
              </w:rPr>
              <w:t>2</w:t>
            </w:r>
            <w:r>
              <w:rPr>
                <w:rFonts w:ascii="Times New Roman" w:hAnsi="Times New Roman" w:cs="Times New Roman"/>
                <w:sz w:val="24"/>
                <w:szCs w:val="24"/>
              </w:rPr>
              <w:t xml:space="preserve"> [</w:t>
            </w:r>
            <w:r w:rsidRPr="000B70D8">
              <w:rPr>
                <w:rFonts w:ascii="Times New Roman" w:hAnsi="Times New Roman" w:cs="Times New Roman"/>
                <w:sz w:val="24"/>
                <w:szCs w:val="24"/>
              </w:rPr>
              <w:t>1</w:t>
            </w:r>
            <w:r>
              <w:rPr>
                <w:rFonts w:ascii="Times New Roman" w:hAnsi="Times New Roman" w:cs="Times New Roman"/>
                <w:sz w:val="24"/>
                <w:szCs w:val="24"/>
              </w:rPr>
              <w:t xml:space="preserve"> -</w:t>
            </w:r>
            <w:r w:rsidRPr="000B70D8">
              <w:rPr>
                <w:rFonts w:ascii="Times New Roman" w:hAnsi="Times New Roman" w:cs="Times New Roman"/>
                <w:sz w:val="24"/>
                <w:szCs w:val="24"/>
              </w:rPr>
              <w:t xml:space="preserve"> 3</w:t>
            </w:r>
            <w:r>
              <w:rPr>
                <w:rFonts w:ascii="Times New Roman" w:hAnsi="Times New Roman" w:cs="Times New Roman"/>
                <w:sz w:val="24"/>
                <w:szCs w:val="24"/>
              </w:rPr>
              <w:t>]</w:t>
            </w:r>
          </w:p>
        </w:tc>
        <w:tc>
          <w:tcPr>
            <w:tcW w:w="453" w:type="pct"/>
            <w:gridSpan w:val="2"/>
          </w:tcPr>
          <w:p w14:paraId="37B4CE9A" w14:textId="77777777" w:rsidR="00A91087" w:rsidRPr="000C2E2D" w:rsidRDefault="00A91087" w:rsidP="00834AB5">
            <w:pPr>
              <w:spacing w:line="360" w:lineRule="auto"/>
              <w:jc w:val="center"/>
              <w:rPr>
                <w:rFonts w:ascii="Times New Roman" w:hAnsi="Times New Roman" w:cs="Times New Roman"/>
                <w:sz w:val="24"/>
                <w:szCs w:val="24"/>
                <w:vertAlign w:val="superscript"/>
              </w:rPr>
            </w:pPr>
            <w:r>
              <w:rPr>
                <w:rFonts w:ascii="Times New Roman" w:hAnsi="Times New Roman" w:cs="Times New Roman"/>
                <w:sz w:val="24"/>
                <w:szCs w:val="24"/>
              </w:rPr>
              <w:t xml:space="preserve">Reported but on different </w:t>
            </w:r>
            <w:proofErr w:type="spellStart"/>
            <w:r>
              <w:rPr>
                <w:rFonts w:ascii="Times New Roman" w:hAnsi="Times New Roman" w:cs="Times New Roman"/>
                <w:sz w:val="24"/>
                <w:szCs w:val="24"/>
              </w:rPr>
              <w:t>scale</w:t>
            </w:r>
            <w:r>
              <w:rPr>
                <w:rFonts w:ascii="Times New Roman" w:hAnsi="Times New Roman" w:cs="Times New Roman"/>
                <w:sz w:val="24"/>
                <w:szCs w:val="24"/>
                <w:vertAlign w:val="superscript"/>
              </w:rPr>
              <w:t>b</w:t>
            </w:r>
            <w:proofErr w:type="spellEnd"/>
          </w:p>
        </w:tc>
        <w:tc>
          <w:tcPr>
            <w:tcW w:w="482" w:type="pct"/>
            <w:gridSpan w:val="2"/>
          </w:tcPr>
          <w:p w14:paraId="2E66C8BB" w14:textId="77777777" w:rsidR="00A91087" w:rsidRPr="000C2E2D" w:rsidRDefault="00A91087" w:rsidP="00834AB5">
            <w:pPr>
              <w:spacing w:line="360" w:lineRule="auto"/>
              <w:jc w:val="center"/>
              <w:rPr>
                <w:rFonts w:ascii="Times New Roman" w:hAnsi="Times New Roman" w:cs="Times New Roman"/>
                <w:sz w:val="24"/>
                <w:szCs w:val="24"/>
                <w:vertAlign w:val="superscript"/>
              </w:rPr>
            </w:pPr>
            <w:r>
              <w:rPr>
                <w:rFonts w:ascii="Times New Roman" w:hAnsi="Times New Roman" w:cs="Times New Roman"/>
                <w:sz w:val="24"/>
                <w:szCs w:val="24"/>
              </w:rPr>
              <w:t xml:space="preserve">Reported but on different </w:t>
            </w:r>
            <w:proofErr w:type="spellStart"/>
            <w:r>
              <w:rPr>
                <w:rFonts w:ascii="Times New Roman" w:hAnsi="Times New Roman" w:cs="Times New Roman"/>
                <w:sz w:val="24"/>
                <w:szCs w:val="24"/>
              </w:rPr>
              <w:t>scale</w:t>
            </w:r>
            <w:r>
              <w:rPr>
                <w:rFonts w:ascii="Times New Roman" w:hAnsi="Times New Roman" w:cs="Times New Roman"/>
                <w:sz w:val="24"/>
                <w:szCs w:val="24"/>
                <w:vertAlign w:val="superscript"/>
              </w:rPr>
              <w:t>c</w:t>
            </w:r>
            <w:proofErr w:type="spellEnd"/>
          </w:p>
        </w:tc>
        <w:tc>
          <w:tcPr>
            <w:tcW w:w="563" w:type="pct"/>
            <w:gridSpan w:val="4"/>
          </w:tcPr>
          <w:p w14:paraId="382F7F28" w14:textId="77777777" w:rsidR="00A91087" w:rsidRPr="00292BEF" w:rsidRDefault="00A91087" w:rsidP="00834AB5">
            <w:pPr>
              <w:spacing w:line="360" w:lineRule="auto"/>
              <w:jc w:val="center"/>
              <w:rPr>
                <w:rFonts w:ascii="Times New Roman" w:hAnsi="Times New Roman" w:cs="Times New Roman"/>
                <w:sz w:val="24"/>
                <w:szCs w:val="24"/>
              </w:rPr>
            </w:pPr>
            <w:r w:rsidRPr="000C2E2D">
              <w:rPr>
                <w:rFonts w:ascii="Times New Roman" w:hAnsi="Times New Roman" w:cs="Times New Roman"/>
                <w:sz w:val="24"/>
                <w:szCs w:val="24"/>
                <w:highlight w:val="cyan"/>
              </w:rPr>
              <w:t>To be continued</w:t>
            </w:r>
          </w:p>
        </w:tc>
        <w:tc>
          <w:tcPr>
            <w:tcW w:w="618" w:type="pct"/>
            <w:gridSpan w:val="5"/>
          </w:tcPr>
          <w:p w14:paraId="112DF77A" w14:textId="77777777" w:rsidR="00A91087" w:rsidRPr="00292BEF" w:rsidRDefault="00A91087" w:rsidP="00834AB5">
            <w:pPr>
              <w:spacing w:line="360" w:lineRule="auto"/>
              <w:jc w:val="center"/>
              <w:rPr>
                <w:rFonts w:ascii="Times New Roman" w:hAnsi="Times New Roman" w:cs="Times New Roman"/>
                <w:sz w:val="24"/>
                <w:szCs w:val="24"/>
              </w:rPr>
            </w:pPr>
            <w:r w:rsidRPr="00F21D62">
              <w:rPr>
                <w:rFonts w:ascii="Times New Roman" w:hAnsi="Times New Roman" w:cs="Times New Roman"/>
                <w:sz w:val="24"/>
                <w:szCs w:val="24"/>
              </w:rPr>
              <w:t xml:space="preserve">2 </w:t>
            </w:r>
            <w:r>
              <w:rPr>
                <w:rFonts w:ascii="Times New Roman" w:hAnsi="Times New Roman" w:cs="Times New Roman"/>
                <w:sz w:val="24"/>
                <w:szCs w:val="24"/>
              </w:rPr>
              <w:t>[</w:t>
            </w:r>
            <w:r w:rsidRPr="00F21D62">
              <w:rPr>
                <w:rFonts w:ascii="Times New Roman" w:hAnsi="Times New Roman" w:cs="Times New Roman"/>
                <w:sz w:val="24"/>
                <w:szCs w:val="24"/>
              </w:rPr>
              <w:t>1</w:t>
            </w:r>
            <w:r>
              <w:rPr>
                <w:rFonts w:ascii="Times New Roman" w:hAnsi="Times New Roman" w:cs="Times New Roman"/>
                <w:sz w:val="24"/>
                <w:szCs w:val="24"/>
              </w:rPr>
              <w:t xml:space="preserve"> – </w:t>
            </w:r>
            <w:r w:rsidRPr="00F21D62">
              <w:rPr>
                <w:rFonts w:ascii="Times New Roman" w:hAnsi="Times New Roman" w:cs="Times New Roman"/>
                <w:sz w:val="24"/>
                <w:szCs w:val="24"/>
              </w:rPr>
              <w:t>3</w:t>
            </w:r>
            <w:r>
              <w:rPr>
                <w:rFonts w:ascii="Times New Roman" w:hAnsi="Times New Roman" w:cs="Times New Roman"/>
                <w:sz w:val="24"/>
                <w:szCs w:val="24"/>
              </w:rPr>
              <w:t>]</w:t>
            </w:r>
          </w:p>
        </w:tc>
      </w:tr>
      <w:tr w:rsidR="00A91087" w:rsidRPr="00292BEF" w14:paraId="0807FEA5" w14:textId="77777777" w:rsidTr="002A6285">
        <w:trPr>
          <w:gridAfter w:val="1"/>
          <w:wAfter w:w="9" w:type="pct"/>
          <w:trHeight w:val="1051"/>
        </w:trPr>
        <w:tc>
          <w:tcPr>
            <w:tcW w:w="431" w:type="pct"/>
          </w:tcPr>
          <w:p w14:paraId="46178B26" w14:textId="77777777" w:rsidR="00A91087" w:rsidRPr="00504E66" w:rsidRDefault="00A91087" w:rsidP="00834AB5">
            <w:pPr>
              <w:spacing w:line="360" w:lineRule="auto"/>
              <w:jc w:val="center"/>
              <w:rPr>
                <w:rFonts w:ascii="Times New Roman" w:hAnsi="Times New Roman" w:cs="Times New Roman"/>
                <w:b/>
                <w:bCs/>
                <w:sz w:val="24"/>
                <w:szCs w:val="24"/>
              </w:rPr>
            </w:pPr>
          </w:p>
        </w:tc>
        <w:tc>
          <w:tcPr>
            <w:tcW w:w="567" w:type="pct"/>
            <w:gridSpan w:val="2"/>
          </w:tcPr>
          <w:p w14:paraId="104211EA" w14:textId="77777777" w:rsidR="00A91087" w:rsidRPr="00595BEB" w:rsidRDefault="00A91087" w:rsidP="00834AB5">
            <w:pPr>
              <w:spacing w:line="360" w:lineRule="auto"/>
              <w:jc w:val="center"/>
              <w:rPr>
                <w:rFonts w:ascii="Times New Roman" w:hAnsi="Times New Roman" w:cs="Times New Roman"/>
                <w:sz w:val="24"/>
                <w:szCs w:val="24"/>
              </w:rPr>
            </w:pPr>
          </w:p>
        </w:tc>
        <w:tc>
          <w:tcPr>
            <w:tcW w:w="227" w:type="pct"/>
          </w:tcPr>
          <w:p w14:paraId="51B60111"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Right</w:t>
            </w:r>
          </w:p>
        </w:tc>
        <w:tc>
          <w:tcPr>
            <w:tcW w:w="227" w:type="pct"/>
          </w:tcPr>
          <w:p w14:paraId="4E53D8D2"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Left</w:t>
            </w:r>
          </w:p>
        </w:tc>
        <w:tc>
          <w:tcPr>
            <w:tcW w:w="206" w:type="pct"/>
          </w:tcPr>
          <w:p w14:paraId="01B1BC7F"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Right</w:t>
            </w:r>
          </w:p>
        </w:tc>
        <w:tc>
          <w:tcPr>
            <w:tcW w:w="200" w:type="pct"/>
            <w:gridSpan w:val="2"/>
          </w:tcPr>
          <w:p w14:paraId="1A98FD33"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Left</w:t>
            </w:r>
          </w:p>
        </w:tc>
        <w:tc>
          <w:tcPr>
            <w:tcW w:w="227" w:type="pct"/>
          </w:tcPr>
          <w:p w14:paraId="7A3655AF"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Right</w:t>
            </w:r>
          </w:p>
        </w:tc>
        <w:tc>
          <w:tcPr>
            <w:tcW w:w="252" w:type="pct"/>
            <w:gridSpan w:val="2"/>
          </w:tcPr>
          <w:p w14:paraId="11820859"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Left</w:t>
            </w:r>
          </w:p>
        </w:tc>
        <w:tc>
          <w:tcPr>
            <w:tcW w:w="256" w:type="pct"/>
          </w:tcPr>
          <w:p w14:paraId="4486F5DB"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Right</w:t>
            </w:r>
          </w:p>
        </w:tc>
        <w:tc>
          <w:tcPr>
            <w:tcW w:w="282" w:type="pct"/>
            <w:gridSpan w:val="2"/>
          </w:tcPr>
          <w:p w14:paraId="08929CE4"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Left</w:t>
            </w:r>
          </w:p>
        </w:tc>
        <w:tc>
          <w:tcPr>
            <w:tcW w:w="453" w:type="pct"/>
            <w:gridSpan w:val="2"/>
          </w:tcPr>
          <w:p w14:paraId="7B99917E"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r>
              <w:rPr>
                <w:rFonts w:ascii="Times New Roman" w:hAnsi="Times New Roman" w:cs="Times New Roman"/>
                <w:sz w:val="24"/>
                <w:szCs w:val="24"/>
                <w:vertAlign w:val="superscript"/>
              </w:rPr>
              <w:t>*</w:t>
            </w:r>
          </w:p>
        </w:tc>
        <w:tc>
          <w:tcPr>
            <w:tcW w:w="482" w:type="pct"/>
            <w:gridSpan w:val="2"/>
          </w:tcPr>
          <w:p w14:paraId="4D6F9798"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r>
              <w:rPr>
                <w:rFonts w:ascii="Times New Roman" w:hAnsi="Times New Roman" w:cs="Times New Roman"/>
                <w:sz w:val="24"/>
                <w:szCs w:val="24"/>
                <w:vertAlign w:val="superscript"/>
              </w:rPr>
              <w:t>*</w:t>
            </w:r>
          </w:p>
        </w:tc>
        <w:tc>
          <w:tcPr>
            <w:tcW w:w="563" w:type="pct"/>
            <w:gridSpan w:val="4"/>
          </w:tcPr>
          <w:p w14:paraId="4D176FC5" w14:textId="77777777" w:rsidR="00A91087" w:rsidRPr="00292BEF" w:rsidRDefault="00A91087" w:rsidP="00834AB5">
            <w:pPr>
              <w:spacing w:line="360" w:lineRule="auto"/>
              <w:jc w:val="center"/>
              <w:rPr>
                <w:rFonts w:ascii="Times New Roman" w:hAnsi="Times New Roman" w:cs="Times New Roman"/>
                <w:sz w:val="24"/>
                <w:szCs w:val="24"/>
              </w:rPr>
            </w:pPr>
            <w:r w:rsidRPr="000C2E2D">
              <w:rPr>
                <w:rFonts w:ascii="Times New Roman" w:hAnsi="Times New Roman" w:cs="Times New Roman"/>
                <w:sz w:val="24"/>
                <w:szCs w:val="24"/>
                <w:highlight w:val="cyan"/>
              </w:rPr>
              <w:t>To be continued</w:t>
            </w:r>
          </w:p>
        </w:tc>
        <w:tc>
          <w:tcPr>
            <w:tcW w:w="274" w:type="pct"/>
            <w:gridSpan w:val="2"/>
          </w:tcPr>
          <w:p w14:paraId="1727B255"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Right</w:t>
            </w:r>
          </w:p>
        </w:tc>
        <w:tc>
          <w:tcPr>
            <w:tcW w:w="344" w:type="pct"/>
            <w:gridSpan w:val="3"/>
          </w:tcPr>
          <w:p w14:paraId="68F13195"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Left</w:t>
            </w:r>
          </w:p>
        </w:tc>
      </w:tr>
      <w:tr w:rsidR="00A91087" w:rsidRPr="00292BEF" w14:paraId="2142FD85" w14:textId="77777777" w:rsidTr="002A6285">
        <w:trPr>
          <w:gridAfter w:val="1"/>
          <w:wAfter w:w="9" w:type="pct"/>
          <w:trHeight w:val="1051"/>
        </w:trPr>
        <w:tc>
          <w:tcPr>
            <w:tcW w:w="431" w:type="pct"/>
          </w:tcPr>
          <w:p w14:paraId="35C0A76E" w14:textId="77777777" w:rsidR="00A91087" w:rsidRPr="00504E66" w:rsidRDefault="00A91087" w:rsidP="00834AB5">
            <w:pPr>
              <w:spacing w:line="360" w:lineRule="auto"/>
              <w:jc w:val="center"/>
              <w:rPr>
                <w:rFonts w:ascii="Times New Roman" w:hAnsi="Times New Roman" w:cs="Times New Roman"/>
                <w:b/>
                <w:bCs/>
                <w:sz w:val="24"/>
                <w:szCs w:val="24"/>
              </w:rPr>
            </w:pPr>
          </w:p>
        </w:tc>
        <w:tc>
          <w:tcPr>
            <w:tcW w:w="567" w:type="pct"/>
            <w:gridSpan w:val="2"/>
          </w:tcPr>
          <w:p w14:paraId="3AE3F63C" w14:textId="77777777" w:rsidR="00A91087" w:rsidRPr="00595BEB" w:rsidRDefault="00A91087" w:rsidP="00834AB5">
            <w:pPr>
              <w:spacing w:line="360" w:lineRule="auto"/>
              <w:jc w:val="center"/>
              <w:rPr>
                <w:rFonts w:ascii="Times New Roman" w:hAnsi="Times New Roman" w:cs="Times New Roman"/>
                <w:sz w:val="24"/>
                <w:szCs w:val="24"/>
              </w:rPr>
            </w:pPr>
          </w:p>
        </w:tc>
        <w:tc>
          <w:tcPr>
            <w:tcW w:w="227" w:type="pct"/>
          </w:tcPr>
          <w:p w14:paraId="566A3C61" w14:textId="77777777" w:rsidR="00A91087" w:rsidRPr="00292BEF" w:rsidRDefault="00A91087" w:rsidP="00834AB5">
            <w:pPr>
              <w:spacing w:line="360" w:lineRule="auto"/>
              <w:jc w:val="center"/>
              <w:rPr>
                <w:rFonts w:ascii="Times New Roman" w:hAnsi="Times New Roman" w:cs="Times New Roman"/>
                <w:sz w:val="24"/>
                <w:szCs w:val="24"/>
              </w:rPr>
            </w:pPr>
            <w:r w:rsidRPr="00863748">
              <w:rPr>
                <w:rFonts w:ascii="Times New Roman" w:hAnsi="Times New Roman" w:cs="Times New Roman"/>
                <w:sz w:val="24"/>
                <w:szCs w:val="24"/>
              </w:rPr>
              <w:t>2 (1</w:t>
            </w:r>
            <w:r>
              <w:rPr>
                <w:rFonts w:ascii="Times New Roman" w:hAnsi="Times New Roman" w:cs="Times New Roman"/>
                <w:sz w:val="24"/>
                <w:szCs w:val="24"/>
              </w:rPr>
              <w:t>-</w:t>
            </w:r>
            <w:r w:rsidRPr="00863748">
              <w:rPr>
                <w:rFonts w:ascii="Times New Roman" w:hAnsi="Times New Roman" w:cs="Times New Roman"/>
                <w:sz w:val="24"/>
                <w:szCs w:val="24"/>
              </w:rPr>
              <w:t>3.5)</w:t>
            </w:r>
          </w:p>
        </w:tc>
        <w:tc>
          <w:tcPr>
            <w:tcW w:w="227" w:type="pct"/>
          </w:tcPr>
          <w:p w14:paraId="449B343F" w14:textId="77777777" w:rsidR="00A91087" w:rsidRPr="00292BEF" w:rsidRDefault="00A91087" w:rsidP="00834AB5">
            <w:pPr>
              <w:spacing w:line="360" w:lineRule="auto"/>
              <w:jc w:val="center"/>
              <w:rPr>
                <w:rFonts w:ascii="Times New Roman" w:hAnsi="Times New Roman" w:cs="Times New Roman"/>
                <w:sz w:val="24"/>
                <w:szCs w:val="24"/>
              </w:rPr>
            </w:pPr>
            <w:r w:rsidRPr="00A56250">
              <w:rPr>
                <w:rFonts w:ascii="Times New Roman" w:hAnsi="Times New Roman" w:cs="Times New Roman"/>
                <w:sz w:val="24"/>
                <w:szCs w:val="24"/>
              </w:rPr>
              <w:t>2 (1</w:t>
            </w:r>
            <w:r>
              <w:rPr>
                <w:rFonts w:ascii="Times New Roman" w:hAnsi="Times New Roman" w:cs="Times New Roman"/>
                <w:sz w:val="24"/>
                <w:szCs w:val="24"/>
              </w:rPr>
              <w:t>-</w:t>
            </w:r>
            <w:r w:rsidRPr="00A56250">
              <w:rPr>
                <w:rFonts w:ascii="Times New Roman" w:hAnsi="Times New Roman" w:cs="Times New Roman"/>
                <w:sz w:val="24"/>
                <w:szCs w:val="24"/>
              </w:rPr>
              <w:t>4)</w:t>
            </w:r>
          </w:p>
        </w:tc>
        <w:tc>
          <w:tcPr>
            <w:tcW w:w="206" w:type="pct"/>
          </w:tcPr>
          <w:p w14:paraId="11303B04"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p>
        </w:tc>
        <w:tc>
          <w:tcPr>
            <w:tcW w:w="200" w:type="pct"/>
            <w:gridSpan w:val="2"/>
          </w:tcPr>
          <w:p w14:paraId="0254D209"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p>
        </w:tc>
        <w:tc>
          <w:tcPr>
            <w:tcW w:w="227" w:type="pct"/>
          </w:tcPr>
          <w:p w14:paraId="0B0A64FC"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2 [</w:t>
            </w:r>
            <w:r w:rsidRPr="009C0BD4">
              <w:rPr>
                <w:rFonts w:ascii="Times New Roman" w:hAnsi="Times New Roman" w:cs="Times New Roman"/>
                <w:sz w:val="24"/>
                <w:szCs w:val="24"/>
              </w:rPr>
              <w:t>1</w:t>
            </w:r>
            <w:r>
              <w:rPr>
                <w:rFonts w:ascii="Times New Roman" w:hAnsi="Times New Roman" w:cs="Times New Roman"/>
                <w:sz w:val="24"/>
                <w:szCs w:val="24"/>
              </w:rPr>
              <w:t>-</w:t>
            </w:r>
            <w:r w:rsidRPr="009C0BD4">
              <w:rPr>
                <w:rFonts w:ascii="Times New Roman" w:hAnsi="Times New Roman" w:cs="Times New Roman"/>
                <w:sz w:val="24"/>
                <w:szCs w:val="24"/>
              </w:rPr>
              <w:t xml:space="preserve">         3</w:t>
            </w:r>
            <w:r>
              <w:rPr>
                <w:rFonts w:ascii="Times New Roman" w:hAnsi="Times New Roman" w:cs="Times New Roman"/>
                <w:sz w:val="24"/>
                <w:szCs w:val="24"/>
              </w:rPr>
              <w:t>]</w:t>
            </w:r>
          </w:p>
        </w:tc>
        <w:tc>
          <w:tcPr>
            <w:tcW w:w="252" w:type="pct"/>
            <w:gridSpan w:val="2"/>
          </w:tcPr>
          <w:p w14:paraId="28D0D67E"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2 [</w:t>
            </w:r>
            <w:r w:rsidRPr="009C0BD4">
              <w:rPr>
                <w:rFonts w:ascii="Times New Roman" w:hAnsi="Times New Roman" w:cs="Times New Roman"/>
                <w:sz w:val="24"/>
                <w:szCs w:val="24"/>
              </w:rPr>
              <w:t>1</w:t>
            </w:r>
            <w:r>
              <w:rPr>
                <w:rFonts w:ascii="Times New Roman" w:hAnsi="Times New Roman" w:cs="Times New Roman"/>
                <w:sz w:val="24"/>
                <w:szCs w:val="24"/>
              </w:rPr>
              <w:t>-</w:t>
            </w:r>
            <w:r w:rsidRPr="009C0BD4">
              <w:rPr>
                <w:rFonts w:ascii="Times New Roman" w:hAnsi="Times New Roman" w:cs="Times New Roman"/>
                <w:sz w:val="24"/>
                <w:szCs w:val="24"/>
              </w:rPr>
              <w:t xml:space="preserve">         </w:t>
            </w:r>
            <w:r>
              <w:rPr>
                <w:rFonts w:ascii="Times New Roman" w:hAnsi="Times New Roman" w:cs="Times New Roman"/>
                <w:sz w:val="24"/>
                <w:szCs w:val="24"/>
              </w:rPr>
              <w:t>4]</w:t>
            </w:r>
          </w:p>
        </w:tc>
        <w:tc>
          <w:tcPr>
            <w:tcW w:w="256" w:type="pct"/>
          </w:tcPr>
          <w:p w14:paraId="6EC15A0E" w14:textId="77777777" w:rsidR="00A91087" w:rsidRPr="00292BEF" w:rsidRDefault="00A91087" w:rsidP="00834AB5">
            <w:pPr>
              <w:spacing w:line="360" w:lineRule="auto"/>
              <w:jc w:val="center"/>
              <w:rPr>
                <w:rFonts w:ascii="Times New Roman" w:hAnsi="Times New Roman" w:cs="Times New Roman"/>
                <w:sz w:val="24"/>
                <w:szCs w:val="24"/>
              </w:rPr>
            </w:pPr>
            <w:r w:rsidRPr="000D321B">
              <w:rPr>
                <w:rFonts w:ascii="Times New Roman" w:hAnsi="Times New Roman" w:cs="Times New Roman"/>
                <w:sz w:val="24"/>
                <w:szCs w:val="24"/>
              </w:rPr>
              <w:t>2 [1 - 3]</w:t>
            </w:r>
          </w:p>
        </w:tc>
        <w:tc>
          <w:tcPr>
            <w:tcW w:w="282" w:type="pct"/>
            <w:gridSpan w:val="2"/>
          </w:tcPr>
          <w:p w14:paraId="0AA8C82F" w14:textId="77777777" w:rsidR="00A91087" w:rsidRPr="00292BEF" w:rsidRDefault="00A91087" w:rsidP="00834AB5">
            <w:pPr>
              <w:spacing w:line="360" w:lineRule="auto"/>
              <w:jc w:val="center"/>
              <w:rPr>
                <w:rFonts w:ascii="Times New Roman" w:hAnsi="Times New Roman" w:cs="Times New Roman"/>
                <w:sz w:val="24"/>
                <w:szCs w:val="24"/>
              </w:rPr>
            </w:pPr>
            <w:r w:rsidRPr="000D321B">
              <w:rPr>
                <w:rFonts w:ascii="Times New Roman" w:hAnsi="Times New Roman" w:cs="Times New Roman"/>
                <w:sz w:val="24"/>
                <w:szCs w:val="24"/>
              </w:rPr>
              <w:t xml:space="preserve">2 [1 - </w:t>
            </w:r>
            <w:r>
              <w:rPr>
                <w:rFonts w:ascii="Times New Roman" w:hAnsi="Times New Roman" w:cs="Times New Roman"/>
                <w:sz w:val="24"/>
                <w:szCs w:val="24"/>
              </w:rPr>
              <w:t>4</w:t>
            </w:r>
            <w:r w:rsidRPr="000D321B">
              <w:rPr>
                <w:rFonts w:ascii="Times New Roman" w:hAnsi="Times New Roman" w:cs="Times New Roman"/>
                <w:sz w:val="24"/>
                <w:szCs w:val="24"/>
              </w:rPr>
              <w:t>]</w:t>
            </w:r>
          </w:p>
        </w:tc>
        <w:tc>
          <w:tcPr>
            <w:tcW w:w="453" w:type="pct"/>
            <w:gridSpan w:val="2"/>
          </w:tcPr>
          <w:p w14:paraId="08145CF6"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r>
              <w:rPr>
                <w:rFonts w:ascii="Times New Roman" w:hAnsi="Times New Roman" w:cs="Times New Roman"/>
                <w:sz w:val="24"/>
                <w:szCs w:val="24"/>
                <w:vertAlign w:val="superscript"/>
              </w:rPr>
              <w:t>*</w:t>
            </w:r>
          </w:p>
        </w:tc>
        <w:tc>
          <w:tcPr>
            <w:tcW w:w="482" w:type="pct"/>
            <w:gridSpan w:val="2"/>
          </w:tcPr>
          <w:p w14:paraId="103F1174"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r>
              <w:rPr>
                <w:rFonts w:ascii="Times New Roman" w:hAnsi="Times New Roman" w:cs="Times New Roman"/>
                <w:sz w:val="24"/>
                <w:szCs w:val="24"/>
                <w:vertAlign w:val="superscript"/>
              </w:rPr>
              <w:t>*</w:t>
            </w:r>
          </w:p>
        </w:tc>
        <w:tc>
          <w:tcPr>
            <w:tcW w:w="563" w:type="pct"/>
            <w:gridSpan w:val="4"/>
          </w:tcPr>
          <w:p w14:paraId="5E8D3893" w14:textId="77777777" w:rsidR="00A91087" w:rsidRPr="00292BEF" w:rsidRDefault="00A91087" w:rsidP="00834AB5">
            <w:pPr>
              <w:spacing w:line="360" w:lineRule="auto"/>
              <w:jc w:val="center"/>
              <w:rPr>
                <w:rFonts w:ascii="Times New Roman" w:hAnsi="Times New Roman" w:cs="Times New Roman"/>
                <w:sz w:val="24"/>
                <w:szCs w:val="24"/>
              </w:rPr>
            </w:pPr>
            <w:r w:rsidRPr="000C2E2D">
              <w:rPr>
                <w:rFonts w:ascii="Times New Roman" w:hAnsi="Times New Roman" w:cs="Times New Roman"/>
                <w:sz w:val="24"/>
                <w:szCs w:val="24"/>
                <w:highlight w:val="cyan"/>
              </w:rPr>
              <w:t>To be continued</w:t>
            </w:r>
          </w:p>
        </w:tc>
        <w:tc>
          <w:tcPr>
            <w:tcW w:w="274" w:type="pct"/>
            <w:gridSpan w:val="2"/>
          </w:tcPr>
          <w:p w14:paraId="6AC04A66" w14:textId="77777777" w:rsidR="00A91087" w:rsidRPr="00292BEF" w:rsidRDefault="00A91087" w:rsidP="00834AB5">
            <w:pPr>
              <w:spacing w:line="360" w:lineRule="auto"/>
              <w:jc w:val="center"/>
              <w:rPr>
                <w:rFonts w:ascii="Times New Roman" w:hAnsi="Times New Roman" w:cs="Times New Roman"/>
                <w:sz w:val="24"/>
                <w:szCs w:val="24"/>
              </w:rPr>
            </w:pPr>
            <w:r w:rsidRPr="00F21D62">
              <w:rPr>
                <w:rFonts w:ascii="Times New Roman" w:hAnsi="Times New Roman" w:cs="Times New Roman"/>
                <w:sz w:val="24"/>
                <w:szCs w:val="24"/>
              </w:rPr>
              <w:t>2</w:t>
            </w:r>
            <w:r>
              <w:rPr>
                <w:rFonts w:ascii="Times New Roman" w:hAnsi="Times New Roman" w:cs="Times New Roman"/>
                <w:sz w:val="24"/>
                <w:szCs w:val="24"/>
              </w:rPr>
              <w:t xml:space="preserve"> [</w:t>
            </w:r>
            <w:r w:rsidRPr="00F21D62">
              <w:rPr>
                <w:rFonts w:ascii="Times New Roman" w:hAnsi="Times New Roman" w:cs="Times New Roman"/>
                <w:sz w:val="24"/>
                <w:szCs w:val="24"/>
              </w:rPr>
              <w:t>1</w:t>
            </w:r>
            <w:r>
              <w:rPr>
                <w:rFonts w:ascii="Times New Roman" w:hAnsi="Times New Roman" w:cs="Times New Roman"/>
                <w:sz w:val="24"/>
                <w:szCs w:val="24"/>
              </w:rPr>
              <w:t xml:space="preserve"> – </w:t>
            </w:r>
            <w:r w:rsidRPr="00F21D62">
              <w:rPr>
                <w:rFonts w:ascii="Times New Roman" w:hAnsi="Times New Roman" w:cs="Times New Roman"/>
                <w:sz w:val="24"/>
                <w:szCs w:val="24"/>
              </w:rPr>
              <w:t>3</w:t>
            </w:r>
            <w:r>
              <w:rPr>
                <w:rFonts w:ascii="Times New Roman" w:hAnsi="Times New Roman" w:cs="Times New Roman"/>
                <w:sz w:val="24"/>
                <w:szCs w:val="24"/>
              </w:rPr>
              <w:t>]</w:t>
            </w:r>
          </w:p>
        </w:tc>
        <w:tc>
          <w:tcPr>
            <w:tcW w:w="344" w:type="pct"/>
            <w:gridSpan w:val="3"/>
          </w:tcPr>
          <w:p w14:paraId="6DF31394" w14:textId="77777777" w:rsidR="00A91087" w:rsidRPr="00292BEF" w:rsidRDefault="00A91087" w:rsidP="00834AB5">
            <w:pPr>
              <w:spacing w:line="360" w:lineRule="auto"/>
              <w:jc w:val="center"/>
              <w:rPr>
                <w:rFonts w:ascii="Times New Roman" w:hAnsi="Times New Roman" w:cs="Times New Roman"/>
                <w:sz w:val="24"/>
                <w:szCs w:val="24"/>
              </w:rPr>
            </w:pPr>
            <w:r w:rsidRPr="00F21D62">
              <w:rPr>
                <w:rFonts w:ascii="Times New Roman" w:hAnsi="Times New Roman" w:cs="Times New Roman"/>
                <w:sz w:val="24"/>
                <w:szCs w:val="24"/>
              </w:rPr>
              <w:t>2</w:t>
            </w:r>
            <w:r>
              <w:rPr>
                <w:rFonts w:ascii="Times New Roman" w:hAnsi="Times New Roman" w:cs="Times New Roman"/>
                <w:sz w:val="24"/>
                <w:szCs w:val="24"/>
              </w:rPr>
              <w:t xml:space="preserve"> [</w:t>
            </w:r>
            <w:r w:rsidRPr="00F21D62">
              <w:rPr>
                <w:rFonts w:ascii="Times New Roman" w:hAnsi="Times New Roman" w:cs="Times New Roman"/>
                <w:sz w:val="24"/>
                <w:szCs w:val="24"/>
              </w:rPr>
              <w:t>1</w:t>
            </w:r>
            <w:r>
              <w:rPr>
                <w:rFonts w:ascii="Times New Roman" w:hAnsi="Times New Roman" w:cs="Times New Roman"/>
                <w:sz w:val="24"/>
                <w:szCs w:val="24"/>
              </w:rPr>
              <w:t xml:space="preserve"> – </w:t>
            </w:r>
            <w:r w:rsidRPr="00F21D62">
              <w:rPr>
                <w:rFonts w:ascii="Times New Roman" w:hAnsi="Times New Roman" w:cs="Times New Roman"/>
                <w:sz w:val="24"/>
                <w:szCs w:val="24"/>
              </w:rPr>
              <w:t>3</w:t>
            </w:r>
            <w:r>
              <w:rPr>
                <w:rFonts w:ascii="Times New Roman" w:hAnsi="Times New Roman" w:cs="Times New Roman"/>
                <w:sz w:val="24"/>
                <w:szCs w:val="24"/>
              </w:rPr>
              <w:t>]</w:t>
            </w:r>
          </w:p>
        </w:tc>
      </w:tr>
      <w:tr w:rsidR="00A91087" w:rsidRPr="00292BEF" w14:paraId="3F5BC90D" w14:textId="77777777" w:rsidTr="002A6285">
        <w:trPr>
          <w:gridAfter w:val="1"/>
          <w:wAfter w:w="9" w:type="pct"/>
          <w:trHeight w:val="1554"/>
        </w:trPr>
        <w:tc>
          <w:tcPr>
            <w:tcW w:w="431" w:type="pct"/>
          </w:tcPr>
          <w:p w14:paraId="22048866" w14:textId="77777777" w:rsidR="00A91087" w:rsidRPr="00504E66" w:rsidRDefault="00A91087" w:rsidP="00834AB5">
            <w:pPr>
              <w:spacing w:line="360" w:lineRule="auto"/>
              <w:jc w:val="center"/>
              <w:rPr>
                <w:rFonts w:ascii="Times New Roman" w:hAnsi="Times New Roman" w:cs="Times New Roman"/>
                <w:b/>
                <w:bCs/>
                <w:sz w:val="24"/>
                <w:szCs w:val="24"/>
              </w:rPr>
            </w:pPr>
            <w:r w:rsidRPr="00504E66">
              <w:rPr>
                <w:rFonts w:ascii="Times New Roman" w:hAnsi="Times New Roman" w:cs="Times New Roman"/>
                <w:b/>
                <w:bCs/>
                <w:sz w:val="24"/>
                <w:szCs w:val="24"/>
              </w:rPr>
              <w:lastRenderedPageBreak/>
              <w:t>Concurrent extrahepatic disease</w:t>
            </w:r>
          </w:p>
        </w:tc>
        <w:tc>
          <w:tcPr>
            <w:tcW w:w="567" w:type="pct"/>
            <w:gridSpan w:val="2"/>
          </w:tcPr>
          <w:p w14:paraId="22F1638F"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p>
        </w:tc>
        <w:tc>
          <w:tcPr>
            <w:tcW w:w="453" w:type="pct"/>
            <w:gridSpan w:val="2"/>
          </w:tcPr>
          <w:p w14:paraId="218528C3" w14:textId="77777777" w:rsidR="00A91087" w:rsidRPr="00292BEF" w:rsidRDefault="00A91087" w:rsidP="00834AB5">
            <w:pPr>
              <w:spacing w:line="360" w:lineRule="auto"/>
              <w:jc w:val="center"/>
              <w:rPr>
                <w:rFonts w:ascii="Times New Roman" w:hAnsi="Times New Roman" w:cs="Times New Roman"/>
                <w:sz w:val="24"/>
                <w:szCs w:val="24"/>
              </w:rPr>
            </w:pPr>
            <w:r w:rsidRPr="003F55D8">
              <w:rPr>
                <w:rFonts w:ascii="Times New Roman" w:hAnsi="Times New Roman" w:cs="Times New Roman"/>
                <w:sz w:val="24"/>
                <w:szCs w:val="24"/>
              </w:rPr>
              <w:t>11</w:t>
            </w:r>
            <w:r>
              <w:rPr>
                <w:rFonts w:ascii="Times New Roman" w:hAnsi="Times New Roman" w:cs="Times New Roman"/>
                <w:sz w:val="24"/>
                <w:szCs w:val="24"/>
              </w:rPr>
              <w:t>.</w:t>
            </w:r>
            <w:r w:rsidRPr="003F55D8">
              <w:rPr>
                <w:rFonts w:ascii="Times New Roman" w:hAnsi="Times New Roman" w:cs="Times New Roman"/>
                <w:sz w:val="24"/>
                <w:szCs w:val="24"/>
              </w:rPr>
              <w:t>90</w:t>
            </w:r>
            <w:r>
              <w:rPr>
                <w:rFonts w:ascii="Times New Roman" w:hAnsi="Times New Roman" w:cs="Times New Roman"/>
                <w:sz w:val="24"/>
                <w:szCs w:val="24"/>
              </w:rPr>
              <w:t>%</w:t>
            </w:r>
          </w:p>
        </w:tc>
        <w:tc>
          <w:tcPr>
            <w:tcW w:w="407" w:type="pct"/>
            <w:gridSpan w:val="3"/>
          </w:tcPr>
          <w:p w14:paraId="0C798314"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p>
        </w:tc>
        <w:tc>
          <w:tcPr>
            <w:tcW w:w="479" w:type="pct"/>
            <w:gridSpan w:val="3"/>
          </w:tcPr>
          <w:p w14:paraId="2CA65F9F" w14:textId="77777777" w:rsidR="00A91087" w:rsidRPr="00292BEF" w:rsidRDefault="00A91087" w:rsidP="00834AB5">
            <w:pPr>
              <w:spacing w:line="360" w:lineRule="auto"/>
              <w:jc w:val="center"/>
              <w:rPr>
                <w:rFonts w:ascii="Times New Roman" w:hAnsi="Times New Roman" w:cs="Times New Roman"/>
                <w:sz w:val="24"/>
                <w:szCs w:val="24"/>
              </w:rPr>
            </w:pPr>
            <w:r w:rsidRPr="00FC097E">
              <w:rPr>
                <w:rFonts w:ascii="Times New Roman" w:hAnsi="Times New Roman" w:cs="Times New Roman"/>
                <w:sz w:val="24"/>
                <w:szCs w:val="24"/>
              </w:rPr>
              <w:t>8</w:t>
            </w:r>
            <w:r>
              <w:rPr>
                <w:rFonts w:ascii="Times New Roman" w:hAnsi="Times New Roman" w:cs="Times New Roman"/>
                <w:sz w:val="24"/>
                <w:szCs w:val="24"/>
              </w:rPr>
              <w:t>.</w:t>
            </w:r>
            <w:r w:rsidRPr="00FC097E">
              <w:rPr>
                <w:rFonts w:ascii="Times New Roman" w:hAnsi="Times New Roman" w:cs="Times New Roman"/>
                <w:sz w:val="24"/>
                <w:szCs w:val="24"/>
              </w:rPr>
              <w:t>68</w:t>
            </w:r>
            <w:r>
              <w:rPr>
                <w:rFonts w:ascii="Times New Roman" w:hAnsi="Times New Roman" w:cs="Times New Roman"/>
                <w:sz w:val="24"/>
                <w:szCs w:val="24"/>
              </w:rPr>
              <w:t>%</w:t>
            </w:r>
          </w:p>
        </w:tc>
        <w:tc>
          <w:tcPr>
            <w:tcW w:w="538" w:type="pct"/>
            <w:gridSpan w:val="3"/>
          </w:tcPr>
          <w:p w14:paraId="05AF29F0" w14:textId="77777777" w:rsidR="00A91087" w:rsidRPr="00292BEF" w:rsidRDefault="00A91087" w:rsidP="00834AB5">
            <w:pPr>
              <w:spacing w:line="360" w:lineRule="auto"/>
              <w:jc w:val="center"/>
              <w:rPr>
                <w:rFonts w:ascii="Times New Roman" w:hAnsi="Times New Roman" w:cs="Times New Roman"/>
                <w:sz w:val="24"/>
                <w:szCs w:val="24"/>
              </w:rPr>
            </w:pPr>
            <w:r w:rsidRPr="00610386">
              <w:rPr>
                <w:rFonts w:ascii="Times New Roman" w:hAnsi="Times New Roman" w:cs="Times New Roman"/>
                <w:sz w:val="24"/>
                <w:szCs w:val="24"/>
              </w:rPr>
              <w:t>10</w:t>
            </w:r>
            <w:r>
              <w:rPr>
                <w:rFonts w:ascii="Times New Roman" w:hAnsi="Times New Roman" w:cs="Times New Roman"/>
                <w:sz w:val="24"/>
                <w:szCs w:val="24"/>
              </w:rPr>
              <w:t>.</w:t>
            </w:r>
            <w:r w:rsidRPr="00610386">
              <w:rPr>
                <w:rFonts w:ascii="Times New Roman" w:hAnsi="Times New Roman" w:cs="Times New Roman"/>
                <w:sz w:val="24"/>
                <w:szCs w:val="24"/>
              </w:rPr>
              <w:t>85</w:t>
            </w:r>
            <w:r>
              <w:rPr>
                <w:rFonts w:ascii="Times New Roman" w:hAnsi="Times New Roman" w:cs="Times New Roman"/>
                <w:sz w:val="24"/>
                <w:szCs w:val="24"/>
              </w:rPr>
              <w:t>%</w:t>
            </w:r>
          </w:p>
        </w:tc>
        <w:tc>
          <w:tcPr>
            <w:tcW w:w="453" w:type="pct"/>
            <w:gridSpan w:val="2"/>
          </w:tcPr>
          <w:p w14:paraId="2BE88121"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p>
        </w:tc>
        <w:tc>
          <w:tcPr>
            <w:tcW w:w="482" w:type="pct"/>
            <w:gridSpan w:val="2"/>
          </w:tcPr>
          <w:p w14:paraId="11AE9786"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563" w:type="pct"/>
            <w:gridSpan w:val="4"/>
          </w:tcPr>
          <w:p w14:paraId="71F79C8F" w14:textId="77777777" w:rsidR="00A91087" w:rsidRPr="00292BEF" w:rsidRDefault="00A91087" w:rsidP="00834AB5">
            <w:pPr>
              <w:spacing w:line="360" w:lineRule="auto"/>
              <w:jc w:val="center"/>
              <w:rPr>
                <w:rFonts w:ascii="Times New Roman" w:hAnsi="Times New Roman" w:cs="Times New Roman"/>
                <w:sz w:val="24"/>
                <w:szCs w:val="24"/>
              </w:rPr>
            </w:pPr>
            <w:r w:rsidRPr="00177961">
              <w:rPr>
                <w:rFonts w:ascii="Times New Roman" w:hAnsi="Times New Roman" w:cs="Times New Roman"/>
                <w:sz w:val="24"/>
                <w:szCs w:val="24"/>
              </w:rPr>
              <w:t>18</w:t>
            </w:r>
            <w:r>
              <w:rPr>
                <w:rFonts w:ascii="Times New Roman" w:hAnsi="Times New Roman" w:cs="Times New Roman"/>
                <w:sz w:val="24"/>
                <w:szCs w:val="24"/>
              </w:rPr>
              <w:t>.</w:t>
            </w:r>
            <w:r w:rsidRPr="00177961">
              <w:rPr>
                <w:rFonts w:ascii="Times New Roman" w:hAnsi="Times New Roman" w:cs="Times New Roman"/>
                <w:sz w:val="24"/>
                <w:szCs w:val="24"/>
              </w:rPr>
              <w:t>32</w:t>
            </w:r>
            <w:r>
              <w:rPr>
                <w:rFonts w:ascii="Times New Roman" w:hAnsi="Times New Roman" w:cs="Times New Roman"/>
                <w:sz w:val="24"/>
                <w:szCs w:val="24"/>
              </w:rPr>
              <w:t>%</w:t>
            </w:r>
          </w:p>
        </w:tc>
        <w:tc>
          <w:tcPr>
            <w:tcW w:w="618" w:type="pct"/>
            <w:gridSpan w:val="5"/>
          </w:tcPr>
          <w:p w14:paraId="433E1295" w14:textId="77777777" w:rsidR="00A91087" w:rsidRPr="00292BEF" w:rsidRDefault="00A91087" w:rsidP="00834AB5">
            <w:pPr>
              <w:spacing w:line="360" w:lineRule="auto"/>
              <w:jc w:val="center"/>
              <w:rPr>
                <w:rFonts w:ascii="Times New Roman" w:hAnsi="Times New Roman" w:cs="Times New Roman"/>
                <w:sz w:val="24"/>
                <w:szCs w:val="24"/>
              </w:rPr>
            </w:pPr>
            <w:r w:rsidRPr="004D08E8">
              <w:rPr>
                <w:rFonts w:ascii="Times New Roman" w:hAnsi="Times New Roman" w:cs="Times New Roman"/>
                <w:sz w:val="24"/>
                <w:szCs w:val="24"/>
              </w:rPr>
              <w:t>7</w:t>
            </w:r>
            <w:r>
              <w:rPr>
                <w:rFonts w:ascii="Times New Roman" w:hAnsi="Times New Roman" w:cs="Times New Roman"/>
                <w:sz w:val="24"/>
                <w:szCs w:val="24"/>
              </w:rPr>
              <w:t>.</w:t>
            </w:r>
            <w:r w:rsidRPr="004D08E8">
              <w:rPr>
                <w:rFonts w:ascii="Times New Roman" w:hAnsi="Times New Roman" w:cs="Times New Roman"/>
                <w:sz w:val="24"/>
                <w:szCs w:val="24"/>
              </w:rPr>
              <w:t>19</w:t>
            </w:r>
            <w:r>
              <w:rPr>
                <w:rFonts w:ascii="Times New Roman" w:hAnsi="Times New Roman" w:cs="Times New Roman"/>
                <w:sz w:val="24"/>
                <w:szCs w:val="24"/>
              </w:rPr>
              <w:t>%</w:t>
            </w:r>
          </w:p>
        </w:tc>
      </w:tr>
      <w:tr w:rsidR="00A91087" w:rsidRPr="00292BEF" w14:paraId="24A6E49A" w14:textId="77777777" w:rsidTr="002A6285">
        <w:trPr>
          <w:gridAfter w:val="1"/>
          <w:wAfter w:w="9" w:type="pct"/>
          <w:trHeight w:val="1554"/>
        </w:trPr>
        <w:tc>
          <w:tcPr>
            <w:tcW w:w="431" w:type="pct"/>
          </w:tcPr>
          <w:p w14:paraId="3F3CD948" w14:textId="77777777" w:rsidR="00A91087" w:rsidRPr="00504E66" w:rsidRDefault="00A91087" w:rsidP="00834AB5">
            <w:pPr>
              <w:spacing w:line="360" w:lineRule="auto"/>
              <w:jc w:val="center"/>
              <w:rPr>
                <w:rFonts w:ascii="Times New Roman" w:hAnsi="Times New Roman" w:cs="Times New Roman"/>
                <w:b/>
                <w:bCs/>
                <w:sz w:val="24"/>
                <w:szCs w:val="24"/>
              </w:rPr>
            </w:pPr>
          </w:p>
        </w:tc>
        <w:tc>
          <w:tcPr>
            <w:tcW w:w="567" w:type="pct"/>
            <w:gridSpan w:val="2"/>
          </w:tcPr>
          <w:p w14:paraId="1C6865AB" w14:textId="77777777" w:rsidR="00A91087" w:rsidRDefault="00A91087" w:rsidP="00834AB5">
            <w:pPr>
              <w:spacing w:line="360" w:lineRule="auto"/>
              <w:jc w:val="center"/>
              <w:rPr>
                <w:rFonts w:ascii="Times New Roman" w:hAnsi="Times New Roman" w:cs="Times New Roman"/>
                <w:sz w:val="24"/>
                <w:szCs w:val="24"/>
              </w:rPr>
            </w:pPr>
          </w:p>
        </w:tc>
        <w:tc>
          <w:tcPr>
            <w:tcW w:w="227" w:type="pct"/>
          </w:tcPr>
          <w:p w14:paraId="6C1101AC"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Right</w:t>
            </w:r>
          </w:p>
        </w:tc>
        <w:tc>
          <w:tcPr>
            <w:tcW w:w="227" w:type="pct"/>
          </w:tcPr>
          <w:p w14:paraId="637A184C"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Left</w:t>
            </w:r>
          </w:p>
        </w:tc>
        <w:tc>
          <w:tcPr>
            <w:tcW w:w="206" w:type="pct"/>
          </w:tcPr>
          <w:p w14:paraId="5E02FC57"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Right</w:t>
            </w:r>
          </w:p>
        </w:tc>
        <w:tc>
          <w:tcPr>
            <w:tcW w:w="200" w:type="pct"/>
            <w:gridSpan w:val="2"/>
          </w:tcPr>
          <w:p w14:paraId="3397828D"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Left</w:t>
            </w:r>
          </w:p>
        </w:tc>
        <w:tc>
          <w:tcPr>
            <w:tcW w:w="227" w:type="pct"/>
          </w:tcPr>
          <w:p w14:paraId="5678391B"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Right</w:t>
            </w:r>
          </w:p>
        </w:tc>
        <w:tc>
          <w:tcPr>
            <w:tcW w:w="252" w:type="pct"/>
            <w:gridSpan w:val="2"/>
          </w:tcPr>
          <w:p w14:paraId="5D33B180"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Left</w:t>
            </w:r>
          </w:p>
        </w:tc>
        <w:tc>
          <w:tcPr>
            <w:tcW w:w="256" w:type="pct"/>
          </w:tcPr>
          <w:p w14:paraId="232D5C89"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Right</w:t>
            </w:r>
          </w:p>
        </w:tc>
        <w:tc>
          <w:tcPr>
            <w:tcW w:w="282" w:type="pct"/>
            <w:gridSpan w:val="2"/>
          </w:tcPr>
          <w:p w14:paraId="1E43AFDD"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Left</w:t>
            </w:r>
          </w:p>
        </w:tc>
        <w:tc>
          <w:tcPr>
            <w:tcW w:w="453" w:type="pct"/>
            <w:gridSpan w:val="2"/>
          </w:tcPr>
          <w:p w14:paraId="25BE7EB0"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p>
        </w:tc>
        <w:tc>
          <w:tcPr>
            <w:tcW w:w="482" w:type="pct"/>
            <w:gridSpan w:val="2"/>
          </w:tcPr>
          <w:p w14:paraId="180EF1C5"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256" w:type="pct"/>
          </w:tcPr>
          <w:p w14:paraId="105DBF27"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Right</w:t>
            </w:r>
          </w:p>
        </w:tc>
        <w:tc>
          <w:tcPr>
            <w:tcW w:w="307" w:type="pct"/>
            <w:gridSpan w:val="3"/>
          </w:tcPr>
          <w:p w14:paraId="777AF190"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Left</w:t>
            </w:r>
          </w:p>
        </w:tc>
        <w:tc>
          <w:tcPr>
            <w:tcW w:w="274" w:type="pct"/>
            <w:gridSpan w:val="2"/>
          </w:tcPr>
          <w:p w14:paraId="42921C92"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Right</w:t>
            </w:r>
          </w:p>
        </w:tc>
        <w:tc>
          <w:tcPr>
            <w:tcW w:w="344" w:type="pct"/>
            <w:gridSpan w:val="3"/>
          </w:tcPr>
          <w:p w14:paraId="7A5EDF3B"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Left</w:t>
            </w:r>
          </w:p>
        </w:tc>
      </w:tr>
      <w:tr w:rsidR="00A91087" w:rsidRPr="00292BEF" w14:paraId="1F15E25D" w14:textId="77777777" w:rsidTr="002A6285">
        <w:trPr>
          <w:gridAfter w:val="1"/>
          <w:wAfter w:w="9" w:type="pct"/>
          <w:trHeight w:val="1554"/>
        </w:trPr>
        <w:tc>
          <w:tcPr>
            <w:tcW w:w="431" w:type="pct"/>
          </w:tcPr>
          <w:p w14:paraId="319CBFB0" w14:textId="77777777" w:rsidR="00A91087" w:rsidRPr="00504E66" w:rsidRDefault="00A91087" w:rsidP="00834AB5">
            <w:pPr>
              <w:spacing w:line="360" w:lineRule="auto"/>
              <w:jc w:val="center"/>
              <w:rPr>
                <w:rFonts w:ascii="Times New Roman" w:hAnsi="Times New Roman" w:cs="Times New Roman"/>
                <w:b/>
                <w:bCs/>
                <w:sz w:val="24"/>
                <w:szCs w:val="24"/>
              </w:rPr>
            </w:pPr>
          </w:p>
        </w:tc>
        <w:tc>
          <w:tcPr>
            <w:tcW w:w="567" w:type="pct"/>
            <w:gridSpan w:val="2"/>
          </w:tcPr>
          <w:p w14:paraId="6572914F" w14:textId="77777777" w:rsidR="00A91087" w:rsidRDefault="00A91087" w:rsidP="00834AB5">
            <w:pPr>
              <w:spacing w:line="360" w:lineRule="auto"/>
              <w:jc w:val="center"/>
              <w:rPr>
                <w:rFonts w:ascii="Times New Roman" w:hAnsi="Times New Roman" w:cs="Times New Roman"/>
                <w:sz w:val="24"/>
                <w:szCs w:val="24"/>
              </w:rPr>
            </w:pPr>
          </w:p>
        </w:tc>
        <w:tc>
          <w:tcPr>
            <w:tcW w:w="227" w:type="pct"/>
          </w:tcPr>
          <w:p w14:paraId="773D83C0" w14:textId="77777777" w:rsidR="00A91087" w:rsidRPr="00292BEF" w:rsidRDefault="00A91087" w:rsidP="00834AB5">
            <w:pPr>
              <w:spacing w:line="360" w:lineRule="auto"/>
              <w:jc w:val="center"/>
              <w:rPr>
                <w:rFonts w:ascii="Times New Roman" w:hAnsi="Times New Roman" w:cs="Times New Roman"/>
                <w:sz w:val="24"/>
                <w:szCs w:val="24"/>
              </w:rPr>
            </w:pPr>
            <w:r w:rsidRPr="009D1610">
              <w:rPr>
                <w:rFonts w:ascii="Times New Roman" w:hAnsi="Times New Roman" w:cs="Times New Roman"/>
                <w:sz w:val="24"/>
                <w:szCs w:val="24"/>
              </w:rPr>
              <w:t xml:space="preserve">12.7% </w:t>
            </w:r>
          </w:p>
        </w:tc>
        <w:tc>
          <w:tcPr>
            <w:tcW w:w="227" w:type="pct"/>
          </w:tcPr>
          <w:p w14:paraId="0DF446DA" w14:textId="77777777" w:rsidR="00A91087" w:rsidRPr="00292BEF" w:rsidRDefault="00A91087" w:rsidP="00834AB5">
            <w:pPr>
              <w:spacing w:line="360" w:lineRule="auto"/>
              <w:jc w:val="center"/>
              <w:rPr>
                <w:rFonts w:ascii="Times New Roman" w:hAnsi="Times New Roman" w:cs="Times New Roman"/>
                <w:sz w:val="24"/>
                <w:szCs w:val="24"/>
              </w:rPr>
            </w:pPr>
            <w:r w:rsidRPr="009D1610">
              <w:rPr>
                <w:rFonts w:ascii="Times New Roman" w:hAnsi="Times New Roman" w:cs="Times New Roman"/>
                <w:sz w:val="24"/>
                <w:szCs w:val="24"/>
              </w:rPr>
              <w:t>11.6</w:t>
            </w:r>
            <w:r>
              <w:rPr>
                <w:rFonts w:ascii="Times New Roman" w:hAnsi="Times New Roman" w:cs="Times New Roman"/>
                <w:sz w:val="24"/>
                <w:szCs w:val="24"/>
              </w:rPr>
              <w:t>%</w:t>
            </w:r>
          </w:p>
        </w:tc>
        <w:tc>
          <w:tcPr>
            <w:tcW w:w="206" w:type="pct"/>
          </w:tcPr>
          <w:p w14:paraId="6F4ED476"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p>
        </w:tc>
        <w:tc>
          <w:tcPr>
            <w:tcW w:w="200" w:type="pct"/>
            <w:gridSpan w:val="2"/>
          </w:tcPr>
          <w:p w14:paraId="3E39A6B5"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p>
        </w:tc>
        <w:tc>
          <w:tcPr>
            <w:tcW w:w="227" w:type="pct"/>
          </w:tcPr>
          <w:p w14:paraId="44BD40B3" w14:textId="77777777" w:rsidR="00A91087" w:rsidRPr="00292BEF" w:rsidRDefault="00A91087" w:rsidP="00834AB5">
            <w:pPr>
              <w:spacing w:line="360" w:lineRule="auto"/>
              <w:jc w:val="center"/>
              <w:rPr>
                <w:rFonts w:ascii="Times New Roman" w:hAnsi="Times New Roman" w:cs="Times New Roman"/>
                <w:sz w:val="24"/>
                <w:szCs w:val="24"/>
              </w:rPr>
            </w:pPr>
            <w:r w:rsidRPr="00FC097E">
              <w:rPr>
                <w:rFonts w:ascii="Times New Roman" w:hAnsi="Times New Roman" w:cs="Times New Roman"/>
                <w:sz w:val="24"/>
                <w:szCs w:val="24"/>
              </w:rPr>
              <w:t>9</w:t>
            </w:r>
            <w:r>
              <w:rPr>
                <w:rFonts w:ascii="Times New Roman" w:hAnsi="Times New Roman" w:cs="Times New Roman"/>
                <w:sz w:val="24"/>
                <w:szCs w:val="24"/>
              </w:rPr>
              <w:t>.</w:t>
            </w:r>
            <w:r w:rsidRPr="00FC097E">
              <w:rPr>
                <w:rFonts w:ascii="Times New Roman" w:hAnsi="Times New Roman" w:cs="Times New Roman"/>
                <w:sz w:val="24"/>
                <w:szCs w:val="24"/>
              </w:rPr>
              <w:t>47</w:t>
            </w:r>
            <w:r>
              <w:rPr>
                <w:rFonts w:ascii="Times New Roman" w:hAnsi="Times New Roman" w:cs="Times New Roman"/>
                <w:sz w:val="24"/>
                <w:szCs w:val="24"/>
              </w:rPr>
              <w:t>%</w:t>
            </w:r>
          </w:p>
        </w:tc>
        <w:tc>
          <w:tcPr>
            <w:tcW w:w="252" w:type="pct"/>
            <w:gridSpan w:val="2"/>
          </w:tcPr>
          <w:p w14:paraId="2B67EFCA" w14:textId="77777777" w:rsidR="00A91087" w:rsidRPr="00292BEF" w:rsidRDefault="00A91087" w:rsidP="00834AB5">
            <w:pPr>
              <w:spacing w:line="360" w:lineRule="auto"/>
              <w:jc w:val="center"/>
              <w:rPr>
                <w:rFonts w:ascii="Times New Roman" w:hAnsi="Times New Roman" w:cs="Times New Roman"/>
                <w:sz w:val="24"/>
                <w:szCs w:val="24"/>
              </w:rPr>
            </w:pPr>
            <w:r w:rsidRPr="00C67525">
              <w:rPr>
                <w:rFonts w:ascii="Times New Roman" w:hAnsi="Times New Roman" w:cs="Times New Roman"/>
                <w:sz w:val="24"/>
                <w:szCs w:val="24"/>
              </w:rPr>
              <w:t>8</w:t>
            </w:r>
            <w:r>
              <w:rPr>
                <w:rFonts w:ascii="Times New Roman" w:hAnsi="Times New Roman" w:cs="Times New Roman"/>
                <w:sz w:val="24"/>
                <w:szCs w:val="24"/>
              </w:rPr>
              <w:t>.</w:t>
            </w:r>
            <w:r w:rsidRPr="00C67525">
              <w:rPr>
                <w:rFonts w:ascii="Times New Roman" w:hAnsi="Times New Roman" w:cs="Times New Roman"/>
                <w:sz w:val="24"/>
                <w:szCs w:val="24"/>
              </w:rPr>
              <w:t>25</w:t>
            </w:r>
            <w:r>
              <w:rPr>
                <w:rFonts w:ascii="Times New Roman" w:hAnsi="Times New Roman" w:cs="Times New Roman"/>
                <w:sz w:val="24"/>
                <w:szCs w:val="24"/>
              </w:rPr>
              <w:t>%</w:t>
            </w:r>
          </w:p>
        </w:tc>
        <w:tc>
          <w:tcPr>
            <w:tcW w:w="256" w:type="pct"/>
          </w:tcPr>
          <w:p w14:paraId="4D66ED47" w14:textId="77777777" w:rsidR="00A91087" w:rsidRPr="00292BEF" w:rsidRDefault="00A91087" w:rsidP="00834AB5">
            <w:pPr>
              <w:spacing w:line="360" w:lineRule="auto"/>
              <w:jc w:val="center"/>
              <w:rPr>
                <w:rFonts w:ascii="Times New Roman" w:hAnsi="Times New Roman" w:cs="Times New Roman"/>
                <w:sz w:val="24"/>
                <w:szCs w:val="24"/>
              </w:rPr>
            </w:pPr>
            <w:r w:rsidRPr="00834DBE">
              <w:rPr>
                <w:rFonts w:ascii="Times New Roman" w:hAnsi="Times New Roman" w:cs="Times New Roman"/>
                <w:sz w:val="24"/>
                <w:szCs w:val="24"/>
              </w:rPr>
              <w:t>11</w:t>
            </w:r>
            <w:r>
              <w:rPr>
                <w:rFonts w:ascii="Times New Roman" w:hAnsi="Times New Roman" w:cs="Times New Roman"/>
                <w:sz w:val="24"/>
                <w:szCs w:val="24"/>
              </w:rPr>
              <w:t>.</w:t>
            </w:r>
            <w:r w:rsidRPr="00834DBE">
              <w:rPr>
                <w:rFonts w:ascii="Times New Roman" w:hAnsi="Times New Roman" w:cs="Times New Roman"/>
                <w:sz w:val="24"/>
                <w:szCs w:val="24"/>
              </w:rPr>
              <w:t>80</w:t>
            </w:r>
            <w:r>
              <w:rPr>
                <w:rFonts w:ascii="Times New Roman" w:hAnsi="Times New Roman" w:cs="Times New Roman"/>
                <w:sz w:val="24"/>
                <w:szCs w:val="24"/>
              </w:rPr>
              <w:t>%</w:t>
            </w:r>
          </w:p>
        </w:tc>
        <w:tc>
          <w:tcPr>
            <w:tcW w:w="282" w:type="pct"/>
            <w:gridSpan w:val="2"/>
          </w:tcPr>
          <w:p w14:paraId="00A98EEB" w14:textId="77777777" w:rsidR="00A91087" w:rsidRPr="00292BEF" w:rsidRDefault="00A91087" w:rsidP="00834AB5">
            <w:pPr>
              <w:spacing w:line="360" w:lineRule="auto"/>
              <w:jc w:val="center"/>
              <w:rPr>
                <w:rFonts w:ascii="Times New Roman" w:hAnsi="Times New Roman" w:cs="Times New Roman"/>
                <w:sz w:val="24"/>
                <w:szCs w:val="24"/>
              </w:rPr>
            </w:pPr>
            <w:r w:rsidRPr="00C4562B">
              <w:rPr>
                <w:rFonts w:ascii="Times New Roman" w:hAnsi="Times New Roman" w:cs="Times New Roman"/>
                <w:sz w:val="24"/>
                <w:szCs w:val="24"/>
              </w:rPr>
              <w:t>10</w:t>
            </w:r>
            <w:r>
              <w:rPr>
                <w:rFonts w:ascii="Times New Roman" w:hAnsi="Times New Roman" w:cs="Times New Roman"/>
                <w:sz w:val="24"/>
                <w:szCs w:val="24"/>
              </w:rPr>
              <w:t>.</w:t>
            </w:r>
            <w:r w:rsidRPr="00C4562B">
              <w:rPr>
                <w:rFonts w:ascii="Times New Roman" w:hAnsi="Times New Roman" w:cs="Times New Roman"/>
                <w:sz w:val="24"/>
                <w:szCs w:val="24"/>
              </w:rPr>
              <w:t>47</w:t>
            </w:r>
            <w:r>
              <w:rPr>
                <w:rFonts w:ascii="Times New Roman" w:hAnsi="Times New Roman" w:cs="Times New Roman"/>
                <w:sz w:val="24"/>
                <w:szCs w:val="24"/>
              </w:rPr>
              <w:t>%</w:t>
            </w:r>
          </w:p>
        </w:tc>
        <w:tc>
          <w:tcPr>
            <w:tcW w:w="453" w:type="pct"/>
            <w:gridSpan w:val="2"/>
          </w:tcPr>
          <w:p w14:paraId="03DC83D9"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p>
        </w:tc>
        <w:tc>
          <w:tcPr>
            <w:tcW w:w="482" w:type="pct"/>
            <w:gridSpan w:val="2"/>
          </w:tcPr>
          <w:p w14:paraId="3DBAD155"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256" w:type="pct"/>
          </w:tcPr>
          <w:p w14:paraId="42FD8360" w14:textId="77777777" w:rsidR="00A91087" w:rsidRPr="00292BEF" w:rsidRDefault="00A91087" w:rsidP="00834AB5">
            <w:pPr>
              <w:spacing w:line="360" w:lineRule="auto"/>
              <w:jc w:val="center"/>
              <w:rPr>
                <w:rFonts w:ascii="Times New Roman" w:hAnsi="Times New Roman" w:cs="Times New Roman"/>
                <w:sz w:val="24"/>
                <w:szCs w:val="24"/>
              </w:rPr>
            </w:pPr>
            <w:r w:rsidRPr="000F038D">
              <w:rPr>
                <w:rFonts w:ascii="Times New Roman" w:hAnsi="Times New Roman" w:cs="Times New Roman"/>
                <w:sz w:val="24"/>
                <w:szCs w:val="24"/>
              </w:rPr>
              <w:t>18</w:t>
            </w:r>
            <w:r>
              <w:rPr>
                <w:rFonts w:ascii="Times New Roman" w:hAnsi="Times New Roman" w:cs="Times New Roman"/>
                <w:sz w:val="24"/>
                <w:szCs w:val="24"/>
              </w:rPr>
              <w:t>.</w:t>
            </w:r>
            <w:r w:rsidRPr="000F038D">
              <w:rPr>
                <w:rFonts w:ascii="Times New Roman" w:hAnsi="Times New Roman" w:cs="Times New Roman"/>
                <w:sz w:val="24"/>
                <w:szCs w:val="24"/>
              </w:rPr>
              <w:t>01</w:t>
            </w:r>
            <w:r>
              <w:rPr>
                <w:rFonts w:ascii="Times New Roman" w:hAnsi="Times New Roman" w:cs="Times New Roman"/>
                <w:sz w:val="24"/>
                <w:szCs w:val="24"/>
              </w:rPr>
              <w:t>%</w:t>
            </w:r>
          </w:p>
        </w:tc>
        <w:tc>
          <w:tcPr>
            <w:tcW w:w="307" w:type="pct"/>
            <w:gridSpan w:val="3"/>
          </w:tcPr>
          <w:p w14:paraId="12A5DE22" w14:textId="77777777" w:rsidR="00A91087" w:rsidRPr="00292BEF" w:rsidRDefault="00A91087" w:rsidP="00834AB5">
            <w:pPr>
              <w:spacing w:line="360" w:lineRule="auto"/>
              <w:jc w:val="center"/>
              <w:rPr>
                <w:rFonts w:ascii="Times New Roman" w:hAnsi="Times New Roman" w:cs="Times New Roman"/>
                <w:sz w:val="24"/>
                <w:szCs w:val="24"/>
              </w:rPr>
            </w:pPr>
            <w:r w:rsidRPr="00C70EC3">
              <w:rPr>
                <w:rFonts w:ascii="Times New Roman" w:hAnsi="Times New Roman" w:cs="Times New Roman"/>
                <w:sz w:val="24"/>
                <w:szCs w:val="24"/>
              </w:rPr>
              <w:t>21</w:t>
            </w:r>
            <w:r>
              <w:rPr>
                <w:rFonts w:ascii="Times New Roman" w:hAnsi="Times New Roman" w:cs="Times New Roman"/>
                <w:sz w:val="24"/>
                <w:szCs w:val="24"/>
              </w:rPr>
              <w:t>.</w:t>
            </w:r>
            <w:r w:rsidRPr="00C70EC3">
              <w:rPr>
                <w:rFonts w:ascii="Times New Roman" w:hAnsi="Times New Roman" w:cs="Times New Roman"/>
                <w:sz w:val="24"/>
                <w:szCs w:val="24"/>
              </w:rPr>
              <w:t>15</w:t>
            </w:r>
            <w:r>
              <w:rPr>
                <w:rFonts w:ascii="Times New Roman" w:hAnsi="Times New Roman" w:cs="Times New Roman"/>
                <w:sz w:val="24"/>
                <w:szCs w:val="24"/>
              </w:rPr>
              <w:t>%</w:t>
            </w:r>
          </w:p>
        </w:tc>
        <w:tc>
          <w:tcPr>
            <w:tcW w:w="274" w:type="pct"/>
            <w:gridSpan w:val="2"/>
          </w:tcPr>
          <w:p w14:paraId="0047732E" w14:textId="77777777" w:rsidR="00A91087" w:rsidRPr="00292BEF" w:rsidRDefault="00A91087" w:rsidP="00834AB5">
            <w:pPr>
              <w:spacing w:line="360" w:lineRule="auto"/>
              <w:jc w:val="center"/>
              <w:rPr>
                <w:rFonts w:ascii="Times New Roman" w:hAnsi="Times New Roman" w:cs="Times New Roman"/>
                <w:sz w:val="24"/>
                <w:szCs w:val="24"/>
              </w:rPr>
            </w:pPr>
            <w:r w:rsidRPr="00A93D93">
              <w:rPr>
                <w:rFonts w:ascii="Times New Roman" w:hAnsi="Times New Roman" w:cs="Times New Roman"/>
                <w:sz w:val="24"/>
                <w:szCs w:val="24"/>
              </w:rPr>
              <w:t>5</w:t>
            </w:r>
            <w:r>
              <w:rPr>
                <w:rFonts w:ascii="Times New Roman" w:hAnsi="Times New Roman" w:cs="Times New Roman"/>
                <w:sz w:val="24"/>
                <w:szCs w:val="24"/>
              </w:rPr>
              <w:t>.</w:t>
            </w:r>
            <w:r w:rsidRPr="00A93D93">
              <w:rPr>
                <w:rFonts w:ascii="Times New Roman" w:hAnsi="Times New Roman" w:cs="Times New Roman"/>
                <w:sz w:val="24"/>
                <w:szCs w:val="24"/>
              </w:rPr>
              <w:t>71</w:t>
            </w:r>
            <w:r>
              <w:rPr>
                <w:rFonts w:ascii="Times New Roman" w:hAnsi="Times New Roman" w:cs="Times New Roman"/>
                <w:sz w:val="24"/>
                <w:szCs w:val="24"/>
              </w:rPr>
              <w:t>%</w:t>
            </w:r>
          </w:p>
        </w:tc>
        <w:tc>
          <w:tcPr>
            <w:tcW w:w="344" w:type="pct"/>
            <w:gridSpan w:val="3"/>
          </w:tcPr>
          <w:p w14:paraId="501A615C" w14:textId="77777777" w:rsidR="00A91087" w:rsidRPr="00292BEF" w:rsidRDefault="00A91087" w:rsidP="00834AB5">
            <w:pPr>
              <w:spacing w:line="360" w:lineRule="auto"/>
              <w:jc w:val="center"/>
              <w:rPr>
                <w:rFonts w:ascii="Times New Roman" w:hAnsi="Times New Roman" w:cs="Times New Roman"/>
                <w:sz w:val="24"/>
                <w:szCs w:val="24"/>
              </w:rPr>
            </w:pPr>
            <w:r w:rsidRPr="00A93D93">
              <w:rPr>
                <w:rFonts w:ascii="Times New Roman" w:hAnsi="Times New Roman" w:cs="Times New Roman"/>
                <w:sz w:val="24"/>
                <w:szCs w:val="24"/>
              </w:rPr>
              <w:t>8</w:t>
            </w:r>
            <w:r>
              <w:rPr>
                <w:rFonts w:ascii="Times New Roman" w:hAnsi="Times New Roman" w:cs="Times New Roman"/>
                <w:sz w:val="24"/>
                <w:szCs w:val="24"/>
              </w:rPr>
              <w:t>.</w:t>
            </w:r>
            <w:r w:rsidRPr="00A93D93">
              <w:rPr>
                <w:rFonts w:ascii="Times New Roman" w:hAnsi="Times New Roman" w:cs="Times New Roman"/>
                <w:sz w:val="24"/>
                <w:szCs w:val="24"/>
              </w:rPr>
              <w:t>18</w:t>
            </w:r>
            <w:r>
              <w:rPr>
                <w:rFonts w:ascii="Times New Roman" w:hAnsi="Times New Roman" w:cs="Times New Roman"/>
                <w:sz w:val="24"/>
                <w:szCs w:val="24"/>
              </w:rPr>
              <w:t>%</w:t>
            </w:r>
          </w:p>
        </w:tc>
      </w:tr>
      <w:tr w:rsidR="00A91087" w:rsidRPr="00292BEF" w14:paraId="22E87536" w14:textId="77777777" w:rsidTr="002A6285">
        <w:trPr>
          <w:gridAfter w:val="1"/>
          <w:wAfter w:w="9" w:type="pct"/>
          <w:trHeight w:val="1051"/>
        </w:trPr>
        <w:tc>
          <w:tcPr>
            <w:tcW w:w="431" w:type="pct"/>
          </w:tcPr>
          <w:p w14:paraId="2599C6C7" w14:textId="77777777" w:rsidR="00A91087" w:rsidRPr="00504E66" w:rsidRDefault="00A91087" w:rsidP="00834AB5">
            <w:pPr>
              <w:spacing w:line="360" w:lineRule="auto"/>
              <w:jc w:val="center"/>
              <w:rPr>
                <w:rFonts w:ascii="Times New Roman" w:hAnsi="Times New Roman" w:cs="Times New Roman"/>
                <w:b/>
                <w:bCs/>
                <w:sz w:val="24"/>
                <w:szCs w:val="24"/>
              </w:rPr>
            </w:pPr>
            <w:r w:rsidRPr="00504E66">
              <w:rPr>
                <w:rFonts w:ascii="Times New Roman" w:hAnsi="Times New Roman" w:cs="Times New Roman"/>
                <w:b/>
                <w:bCs/>
                <w:sz w:val="24"/>
                <w:szCs w:val="24"/>
              </w:rPr>
              <w:t>R0 resections (n,</w:t>
            </w:r>
            <w:r>
              <w:rPr>
                <w:rFonts w:ascii="Times New Roman" w:hAnsi="Times New Roman" w:cs="Times New Roman"/>
                <w:b/>
                <w:bCs/>
                <w:sz w:val="24"/>
                <w:szCs w:val="24"/>
              </w:rPr>
              <w:t xml:space="preserve"> </w:t>
            </w:r>
            <w:r w:rsidRPr="00504E66">
              <w:rPr>
                <w:rFonts w:ascii="Times New Roman" w:hAnsi="Times New Roman" w:cs="Times New Roman"/>
                <w:b/>
                <w:bCs/>
                <w:sz w:val="24"/>
                <w:szCs w:val="24"/>
              </w:rPr>
              <w:t>%)</w:t>
            </w:r>
          </w:p>
        </w:tc>
        <w:tc>
          <w:tcPr>
            <w:tcW w:w="567" w:type="pct"/>
            <w:gridSpan w:val="2"/>
          </w:tcPr>
          <w:p w14:paraId="176B9497" w14:textId="77777777" w:rsidR="00A91087" w:rsidRPr="00292BEF" w:rsidRDefault="00A91087" w:rsidP="00834AB5">
            <w:pPr>
              <w:spacing w:line="360" w:lineRule="auto"/>
              <w:jc w:val="center"/>
              <w:rPr>
                <w:rFonts w:ascii="Times New Roman" w:hAnsi="Times New Roman" w:cs="Times New Roman"/>
                <w:sz w:val="24"/>
                <w:szCs w:val="24"/>
              </w:rPr>
            </w:pPr>
            <w:r w:rsidRPr="00595BEB">
              <w:rPr>
                <w:rFonts w:ascii="Times New Roman" w:hAnsi="Times New Roman" w:cs="Times New Roman"/>
                <w:sz w:val="24"/>
                <w:szCs w:val="24"/>
              </w:rPr>
              <w:t>92</w:t>
            </w:r>
            <w:r>
              <w:rPr>
                <w:rFonts w:ascii="Times New Roman" w:hAnsi="Times New Roman" w:cs="Times New Roman"/>
                <w:sz w:val="24"/>
                <w:szCs w:val="24"/>
              </w:rPr>
              <w:t>.</w:t>
            </w:r>
            <w:r w:rsidRPr="00595BEB">
              <w:rPr>
                <w:rFonts w:ascii="Times New Roman" w:hAnsi="Times New Roman" w:cs="Times New Roman"/>
                <w:sz w:val="24"/>
                <w:szCs w:val="24"/>
              </w:rPr>
              <w:t>82</w:t>
            </w:r>
            <w:r>
              <w:rPr>
                <w:rFonts w:ascii="Times New Roman" w:hAnsi="Times New Roman" w:cs="Times New Roman"/>
                <w:sz w:val="24"/>
                <w:szCs w:val="24"/>
              </w:rPr>
              <w:t>%</w:t>
            </w:r>
          </w:p>
        </w:tc>
        <w:tc>
          <w:tcPr>
            <w:tcW w:w="453" w:type="pct"/>
            <w:gridSpan w:val="2"/>
          </w:tcPr>
          <w:p w14:paraId="15302599" w14:textId="77777777" w:rsidR="00A91087" w:rsidRPr="00292BEF" w:rsidRDefault="00A91087" w:rsidP="00834AB5">
            <w:pPr>
              <w:spacing w:line="360" w:lineRule="auto"/>
              <w:jc w:val="center"/>
              <w:rPr>
                <w:rFonts w:ascii="Times New Roman" w:hAnsi="Times New Roman" w:cs="Times New Roman"/>
                <w:sz w:val="24"/>
                <w:szCs w:val="24"/>
              </w:rPr>
            </w:pPr>
            <w:r>
              <w:rPr>
                <w:rFonts w:ascii="Times New Roman" w:hAnsi="Times New Roman" w:cs="Times New Roman"/>
                <w:sz w:val="24"/>
                <w:szCs w:val="24"/>
              </w:rPr>
              <w:t>NR</w:t>
            </w:r>
          </w:p>
        </w:tc>
        <w:tc>
          <w:tcPr>
            <w:tcW w:w="407" w:type="pct"/>
            <w:gridSpan w:val="3"/>
          </w:tcPr>
          <w:p w14:paraId="731F0FA8" w14:textId="77777777" w:rsidR="00A91087" w:rsidRPr="00292BEF" w:rsidRDefault="00A91087" w:rsidP="00834AB5">
            <w:pPr>
              <w:spacing w:line="360" w:lineRule="auto"/>
              <w:jc w:val="center"/>
              <w:rPr>
                <w:rFonts w:ascii="Times New Roman" w:hAnsi="Times New Roman" w:cs="Times New Roman"/>
                <w:sz w:val="24"/>
                <w:szCs w:val="24"/>
              </w:rPr>
            </w:pPr>
            <w:r w:rsidRPr="00350466">
              <w:rPr>
                <w:rFonts w:ascii="Times New Roman" w:hAnsi="Times New Roman" w:cs="Times New Roman"/>
                <w:sz w:val="24"/>
                <w:szCs w:val="24"/>
              </w:rPr>
              <w:t>85</w:t>
            </w:r>
            <w:r>
              <w:rPr>
                <w:rFonts w:ascii="Times New Roman" w:hAnsi="Times New Roman" w:cs="Times New Roman"/>
                <w:sz w:val="24"/>
                <w:szCs w:val="24"/>
              </w:rPr>
              <w:t>.</w:t>
            </w:r>
            <w:r w:rsidRPr="00350466">
              <w:rPr>
                <w:rFonts w:ascii="Times New Roman" w:hAnsi="Times New Roman" w:cs="Times New Roman"/>
                <w:sz w:val="24"/>
                <w:szCs w:val="24"/>
              </w:rPr>
              <w:t>72</w:t>
            </w:r>
            <w:r>
              <w:rPr>
                <w:rFonts w:ascii="Times New Roman" w:hAnsi="Times New Roman" w:cs="Times New Roman"/>
                <w:sz w:val="24"/>
                <w:szCs w:val="24"/>
              </w:rPr>
              <w:t>%</w:t>
            </w:r>
          </w:p>
        </w:tc>
        <w:tc>
          <w:tcPr>
            <w:tcW w:w="479" w:type="pct"/>
            <w:gridSpan w:val="3"/>
          </w:tcPr>
          <w:p w14:paraId="09A89F43" w14:textId="77777777" w:rsidR="00A91087" w:rsidRPr="00292BEF" w:rsidRDefault="00A91087" w:rsidP="00834AB5">
            <w:pPr>
              <w:spacing w:line="360" w:lineRule="auto"/>
              <w:jc w:val="center"/>
              <w:rPr>
                <w:rFonts w:ascii="Times New Roman" w:hAnsi="Times New Roman" w:cs="Times New Roman"/>
                <w:sz w:val="24"/>
                <w:szCs w:val="24"/>
              </w:rPr>
            </w:pPr>
            <w:r w:rsidRPr="00574F8C">
              <w:rPr>
                <w:rFonts w:ascii="Times New Roman" w:hAnsi="Times New Roman" w:cs="Times New Roman"/>
                <w:sz w:val="24"/>
                <w:szCs w:val="24"/>
              </w:rPr>
              <w:t>89</w:t>
            </w:r>
            <w:r>
              <w:rPr>
                <w:rFonts w:ascii="Times New Roman" w:hAnsi="Times New Roman" w:cs="Times New Roman"/>
                <w:sz w:val="24"/>
                <w:szCs w:val="24"/>
              </w:rPr>
              <w:t>.</w:t>
            </w:r>
            <w:r w:rsidRPr="00574F8C">
              <w:rPr>
                <w:rFonts w:ascii="Times New Roman" w:hAnsi="Times New Roman" w:cs="Times New Roman"/>
                <w:sz w:val="24"/>
                <w:szCs w:val="24"/>
              </w:rPr>
              <w:t>41</w:t>
            </w:r>
            <w:r>
              <w:rPr>
                <w:rFonts w:ascii="Times New Roman" w:hAnsi="Times New Roman" w:cs="Times New Roman"/>
                <w:sz w:val="24"/>
                <w:szCs w:val="24"/>
              </w:rPr>
              <w:t>%</w:t>
            </w:r>
          </w:p>
        </w:tc>
        <w:tc>
          <w:tcPr>
            <w:tcW w:w="538" w:type="pct"/>
            <w:gridSpan w:val="3"/>
          </w:tcPr>
          <w:p w14:paraId="24F2914D" w14:textId="77777777" w:rsidR="00A91087" w:rsidRPr="00292BEF" w:rsidRDefault="00A91087" w:rsidP="00834AB5">
            <w:pPr>
              <w:spacing w:line="360" w:lineRule="auto"/>
              <w:jc w:val="center"/>
              <w:rPr>
                <w:rFonts w:ascii="Times New Roman" w:hAnsi="Times New Roman" w:cs="Times New Roman"/>
                <w:sz w:val="24"/>
                <w:szCs w:val="24"/>
              </w:rPr>
            </w:pPr>
            <w:r w:rsidRPr="00EC6158">
              <w:rPr>
                <w:rFonts w:ascii="Times New Roman" w:hAnsi="Times New Roman" w:cs="Times New Roman"/>
                <w:sz w:val="24"/>
                <w:szCs w:val="24"/>
              </w:rPr>
              <w:t>80</w:t>
            </w:r>
            <w:r>
              <w:rPr>
                <w:rFonts w:ascii="Times New Roman" w:hAnsi="Times New Roman" w:cs="Times New Roman"/>
                <w:sz w:val="24"/>
                <w:szCs w:val="24"/>
              </w:rPr>
              <w:t>.</w:t>
            </w:r>
            <w:r w:rsidRPr="00EC6158">
              <w:rPr>
                <w:rFonts w:ascii="Times New Roman" w:hAnsi="Times New Roman" w:cs="Times New Roman"/>
                <w:sz w:val="24"/>
                <w:szCs w:val="24"/>
              </w:rPr>
              <w:t>24</w:t>
            </w:r>
            <w:r>
              <w:rPr>
                <w:rFonts w:ascii="Times New Roman" w:hAnsi="Times New Roman" w:cs="Times New Roman"/>
                <w:sz w:val="24"/>
                <w:szCs w:val="24"/>
              </w:rPr>
              <w:t>%</w:t>
            </w:r>
          </w:p>
        </w:tc>
        <w:tc>
          <w:tcPr>
            <w:tcW w:w="453" w:type="pct"/>
            <w:gridSpan w:val="2"/>
          </w:tcPr>
          <w:p w14:paraId="08BD0726" w14:textId="77777777" w:rsidR="00A91087" w:rsidRDefault="00A91087" w:rsidP="00834AB5">
            <w:pPr>
              <w:spacing w:line="360" w:lineRule="auto"/>
              <w:jc w:val="center"/>
              <w:rPr>
                <w:rFonts w:ascii="Times New Roman" w:hAnsi="Times New Roman" w:cs="Times New Roman"/>
                <w:sz w:val="24"/>
                <w:szCs w:val="24"/>
              </w:rPr>
            </w:pPr>
          </w:p>
          <w:p w14:paraId="56C7FDEB" w14:textId="77777777" w:rsidR="00A91087" w:rsidRPr="00292BEF" w:rsidRDefault="00A91087" w:rsidP="00834AB5">
            <w:pPr>
              <w:spacing w:line="360" w:lineRule="auto"/>
              <w:jc w:val="center"/>
              <w:rPr>
                <w:rFonts w:ascii="Times New Roman" w:hAnsi="Times New Roman" w:cs="Times New Roman"/>
                <w:sz w:val="24"/>
                <w:szCs w:val="24"/>
              </w:rPr>
            </w:pPr>
            <w:r w:rsidRPr="00D45974">
              <w:rPr>
                <w:rFonts w:ascii="Times New Roman" w:hAnsi="Times New Roman" w:cs="Times New Roman"/>
                <w:sz w:val="24"/>
                <w:szCs w:val="24"/>
              </w:rPr>
              <w:t>79</w:t>
            </w:r>
            <w:r>
              <w:rPr>
                <w:rFonts w:ascii="Times New Roman" w:hAnsi="Times New Roman" w:cs="Times New Roman"/>
                <w:sz w:val="24"/>
                <w:szCs w:val="24"/>
              </w:rPr>
              <w:t>.</w:t>
            </w:r>
            <w:r w:rsidRPr="00D45974">
              <w:rPr>
                <w:rFonts w:ascii="Times New Roman" w:hAnsi="Times New Roman" w:cs="Times New Roman"/>
                <w:sz w:val="24"/>
                <w:szCs w:val="24"/>
              </w:rPr>
              <w:t>73</w:t>
            </w:r>
            <w:r>
              <w:rPr>
                <w:rFonts w:ascii="Times New Roman" w:hAnsi="Times New Roman" w:cs="Times New Roman"/>
                <w:sz w:val="24"/>
                <w:szCs w:val="24"/>
              </w:rPr>
              <w:t>%</w:t>
            </w:r>
          </w:p>
        </w:tc>
        <w:tc>
          <w:tcPr>
            <w:tcW w:w="482" w:type="pct"/>
            <w:gridSpan w:val="2"/>
          </w:tcPr>
          <w:p w14:paraId="5164F44A" w14:textId="77777777" w:rsidR="00A91087" w:rsidRDefault="00A91087" w:rsidP="00834AB5">
            <w:pPr>
              <w:spacing w:line="360" w:lineRule="auto"/>
              <w:jc w:val="center"/>
              <w:rPr>
                <w:rFonts w:ascii="Times New Roman" w:hAnsi="Times New Roman" w:cs="Times New Roman"/>
                <w:sz w:val="24"/>
                <w:szCs w:val="24"/>
              </w:rPr>
            </w:pPr>
          </w:p>
          <w:p w14:paraId="28FCA582" w14:textId="77777777" w:rsidR="00A91087" w:rsidRPr="00292BEF" w:rsidRDefault="00A91087" w:rsidP="00834AB5">
            <w:pPr>
              <w:spacing w:line="360" w:lineRule="auto"/>
              <w:jc w:val="center"/>
              <w:rPr>
                <w:rFonts w:ascii="Times New Roman" w:hAnsi="Times New Roman" w:cs="Times New Roman"/>
                <w:sz w:val="24"/>
                <w:szCs w:val="24"/>
              </w:rPr>
            </w:pPr>
            <w:r w:rsidRPr="00EB7116">
              <w:rPr>
                <w:rFonts w:ascii="Times New Roman" w:hAnsi="Times New Roman" w:cs="Times New Roman"/>
                <w:sz w:val="24"/>
                <w:szCs w:val="24"/>
              </w:rPr>
              <w:t>98</w:t>
            </w:r>
            <w:r>
              <w:rPr>
                <w:rFonts w:ascii="Times New Roman" w:hAnsi="Times New Roman" w:cs="Times New Roman"/>
                <w:sz w:val="24"/>
                <w:szCs w:val="24"/>
              </w:rPr>
              <w:t>.</w:t>
            </w:r>
            <w:r w:rsidRPr="00EB7116">
              <w:rPr>
                <w:rFonts w:ascii="Times New Roman" w:hAnsi="Times New Roman" w:cs="Times New Roman"/>
                <w:sz w:val="24"/>
                <w:szCs w:val="24"/>
              </w:rPr>
              <w:t>15</w:t>
            </w:r>
            <w:r>
              <w:rPr>
                <w:rFonts w:ascii="Times New Roman" w:hAnsi="Times New Roman" w:cs="Times New Roman"/>
                <w:sz w:val="24"/>
                <w:szCs w:val="24"/>
              </w:rPr>
              <w:t>%</w:t>
            </w:r>
          </w:p>
        </w:tc>
        <w:tc>
          <w:tcPr>
            <w:tcW w:w="563" w:type="pct"/>
            <w:gridSpan w:val="4"/>
          </w:tcPr>
          <w:p w14:paraId="7F6631E8" w14:textId="77777777" w:rsidR="00A91087" w:rsidRDefault="00A91087" w:rsidP="00834AB5">
            <w:pPr>
              <w:spacing w:line="360" w:lineRule="auto"/>
              <w:jc w:val="center"/>
              <w:rPr>
                <w:rFonts w:ascii="Times New Roman" w:hAnsi="Times New Roman" w:cs="Times New Roman"/>
                <w:sz w:val="24"/>
                <w:szCs w:val="24"/>
              </w:rPr>
            </w:pPr>
          </w:p>
          <w:p w14:paraId="0E958EA4" w14:textId="77777777" w:rsidR="00A91087" w:rsidRPr="00292BEF" w:rsidRDefault="00A91087" w:rsidP="00834AB5">
            <w:pPr>
              <w:spacing w:line="360" w:lineRule="auto"/>
              <w:jc w:val="center"/>
              <w:rPr>
                <w:rFonts w:ascii="Times New Roman" w:hAnsi="Times New Roman" w:cs="Times New Roman"/>
                <w:sz w:val="24"/>
                <w:szCs w:val="24"/>
              </w:rPr>
            </w:pPr>
            <w:r w:rsidRPr="00431629">
              <w:rPr>
                <w:rFonts w:ascii="Times New Roman" w:hAnsi="Times New Roman" w:cs="Times New Roman"/>
                <w:sz w:val="24"/>
                <w:szCs w:val="24"/>
              </w:rPr>
              <w:t>98</w:t>
            </w:r>
            <w:r>
              <w:rPr>
                <w:rFonts w:ascii="Times New Roman" w:hAnsi="Times New Roman" w:cs="Times New Roman"/>
                <w:sz w:val="24"/>
                <w:szCs w:val="24"/>
              </w:rPr>
              <w:t>.</w:t>
            </w:r>
            <w:r w:rsidRPr="00431629">
              <w:rPr>
                <w:rFonts w:ascii="Times New Roman" w:hAnsi="Times New Roman" w:cs="Times New Roman"/>
                <w:sz w:val="24"/>
                <w:szCs w:val="24"/>
              </w:rPr>
              <w:t>87</w:t>
            </w:r>
            <w:r>
              <w:rPr>
                <w:rFonts w:ascii="Times New Roman" w:hAnsi="Times New Roman" w:cs="Times New Roman"/>
                <w:sz w:val="24"/>
                <w:szCs w:val="24"/>
              </w:rPr>
              <w:t>%</w:t>
            </w:r>
          </w:p>
        </w:tc>
        <w:tc>
          <w:tcPr>
            <w:tcW w:w="618" w:type="pct"/>
            <w:gridSpan w:val="5"/>
          </w:tcPr>
          <w:p w14:paraId="1A8DD8B6" w14:textId="77777777" w:rsidR="00A91087" w:rsidRDefault="00A91087" w:rsidP="00834AB5">
            <w:pPr>
              <w:spacing w:line="360" w:lineRule="auto"/>
              <w:jc w:val="center"/>
              <w:rPr>
                <w:rFonts w:ascii="Times New Roman" w:hAnsi="Times New Roman" w:cs="Times New Roman"/>
                <w:sz w:val="24"/>
                <w:szCs w:val="24"/>
              </w:rPr>
            </w:pPr>
          </w:p>
          <w:p w14:paraId="4EBF7B42" w14:textId="77777777" w:rsidR="00A91087" w:rsidRPr="00292BEF" w:rsidRDefault="00A91087" w:rsidP="00834AB5">
            <w:pPr>
              <w:spacing w:line="360" w:lineRule="auto"/>
              <w:jc w:val="center"/>
              <w:rPr>
                <w:rFonts w:ascii="Times New Roman" w:hAnsi="Times New Roman" w:cs="Times New Roman"/>
                <w:sz w:val="24"/>
                <w:szCs w:val="24"/>
              </w:rPr>
            </w:pPr>
            <w:r w:rsidRPr="00BB0CE3">
              <w:rPr>
                <w:rFonts w:ascii="Times New Roman" w:hAnsi="Times New Roman" w:cs="Times New Roman"/>
                <w:sz w:val="24"/>
                <w:szCs w:val="24"/>
              </w:rPr>
              <w:t>95</w:t>
            </w:r>
            <w:r>
              <w:rPr>
                <w:rFonts w:ascii="Times New Roman" w:hAnsi="Times New Roman" w:cs="Times New Roman"/>
                <w:sz w:val="24"/>
                <w:szCs w:val="24"/>
              </w:rPr>
              <w:t>.</w:t>
            </w:r>
            <w:r w:rsidRPr="00BB0CE3">
              <w:rPr>
                <w:rFonts w:ascii="Times New Roman" w:hAnsi="Times New Roman" w:cs="Times New Roman"/>
                <w:sz w:val="24"/>
                <w:szCs w:val="24"/>
              </w:rPr>
              <w:t>25</w:t>
            </w:r>
            <w:r>
              <w:rPr>
                <w:rFonts w:ascii="Times New Roman" w:hAnsi="Times New Roman" w:cs="Times New Roman"/>
                <w:sz w:val="24"/>
                <w:szCs w:val="24"/>
              </w:rPr>
              <w:t>%</w:t>
            </w:r>
          </w:p>
        </w:tc>
      </w:tr>
      <w:tr w:rsidR="00A91087" w:rsidRPr="00292BEF" w14:paraId="2DC358ED" w14:textId="77777777" w:rsidTr="002A6285">
        <w:trPr>
          <w:gridAfter w:val="1"/>
          <w:wAfter w:w="9" w:type="pct"/>
          <w:trHeight w:val="1005"/>
        </w:trPr>
        <w:tc>
          <w:tcPr>
            <w:tcW w:w="431" w:type="pct"/>
          </w:tcPr>
          <w:p w14:paraId="4AE5511D" w14:textId="77777777" w:rsidR="00A91087" w:rsidRPr="00504E66" w:rsidRDefault="00A91087" w:rsidP="00834AB5">
            <w:pPr>
              <w:spacing w:line="360" w:lineRule="auto"/>
              <w:jc w:val="center"/>
              <w:rPr>
                <w:rFonts w:ascii="Times New Roman" w:hAnsi="Times New Roman" w:cs="Times New Roman"/>
                <w:b/>
                <w:bCs/>
                <w:sz w:val="24"/>
                <w:szCs w:val="24"/>
              </w:rPr>
            </w:pPr>
            <w:r w:rsidRPr="00504E66">
              <w:rPr>
                <w:rFonts w:ascii="Times New Roman" w:hAnsi="Times New Roman" w:cs="Times New Roman"/>
                <w:b/>
                <w:bCs/>
                <w:sz w:val="24"/>
                <w:szCs w:val="24"/>
              </w:rPr>
              <w:t>Adjuvant chemotherapy</w:t>
            </w:r>
          </w:p>
        </w:tc>
        <w:tc>
          <w:tcPr>
            <w:tcW w:w="567" w:type="pct"/>
            <w:gridSpan w:val="2"/>
          </w:tcPr>
          <w:p w14:paraId="5A659DB9" w14:textId="77777777" w:rsidR="00A91087" w:rsidRDefault="00A91087" w:rsidP="00834AB5">
            <w:pPr>
              <w:spacing w:line="360" w:lineRule="auto"/>
              <w:jc w:val="center"/>
              <w:rPr>
                <w:rFonts w:ascii="Times New Roman" w:hAnsi="Times New Roman" w:cs="Times New Roman"/>
                <w:sz w:val="24"/>
                <w:szCs w:val="24"/>
              </w:rPr>
            </w:pPr>
          </w:p>
          <w:p w14:paraId="0760BA65" w14:textId="77777777" w:rsidR="00A91087" w:rsidRPr="00292BEF" w:rsidRDefault="00A91087" w:rsidP="00834AB5">
            <w:pPr>
              <w:spacing w:line="360" w:lineRule="auto"/>
              <w:jc w:val="center"/>
              <w:rPr>
                <w:rFonts w:ascii="Times New Roman" w:hAnsi="Times New Roman" w:cs="Times New Roman"/>
                <w:sz w:val="24"/>
                <w:szCs w:val="24"/>
              </w:rPr>
            </w:pPr>
            <w:r w:rsidRPr="002913B1">
              <w:rPr>
                <w:rFonts w:ascii="Times New Roman" w:hAnsi="Times New Roman" w:cs="Times New Roman"/>
                <w:sz w:val="24"/>
                <w:szCs w:val="24"/>
              </w:rPr>
              <w:t>66</w:t>
            </w:r>
            <w:r>
              <w:rPr>
                <w:rFonts w:ascii="Times New Roman" w:hAnsi="Times New Roman" w:cs="Times New Roman"/>
                <w:sz w:val="24"/>
                <w:szCs w:val="24"/>
              </w:rPr>
              <w:t>.</w:t>
            </w:r>
            <w:r w:rsidRPr="002913B1">
              <w:rPr>
                <w:rFonts w:ascii="Times New Roman" w:hAnsi="Times New Roman" w:cs="Times New Roman"/>
                <w:sz w:val="24"/>
                <w:szCs w:val="24"/>
              </w:rPr>
              <w:t>20</w:t>
            </w:r>
            <w:r>
              <w:rPr>
                <w:rFonts w:ascii="Times New Roman" w:hAnsi="Times New Roman" w:cs="Times New Roman"/>
                <w:sz w:val="24"/>
                <w:szCs w:val="24"/>
              </w:rPr>
              <w:t>%</w:t>
            </w:r>
          </w:p>
        </w:tc>
        <w:tc>
          <w:tcPr>
            <w:tcW w:w="453" w:type="pct"/>
            <w:gridSpan w:val="2"/>
          </w:tcPr>
          <w:p w14:paraId="24DB75A8" w14:textId="77777777" w:rsidR="00A91087" w:rsidRDefault="00A91087" w:rsidP="00834AB5">
            <w:pPr>
              <w:spacing w:line="360" w:lineRule="auto"/>
              <w:jc w:val="center"/>
              <w:rPr>
                <w:rFonts w:ascii="Times New Roman" w:hAnsi="Times New Roman" w:cs="Times New Roman"/>
                <w:sz w:val="24"/>
                <w:szCs w:val="24"/>
              </w:rPr>
            </w:pPr>
          </w:p>
          <w:p w14:paraId="123D7404" w14:textId="77777777" w:rsidR="00A91087" w:rsidRPr="00292BEF" w:rsidRDefault="00A91087" w:rsidP="00834AB5">
            <w:pPr>
              <w:spacing w:line="360" w:lineRule="auto"/>
              <w:jc w:val="center"/>
              <w:rPr>
                <w:rFonts w:ascii="Times New Roman" w:hAnsi="Times New Roman" w:cs="Times New Roman"/>
                <w:sz w:val="24"/>
                <w:szCs w:val="24"/>
              </w:rPr>
            </w:pPr>
            <w:r w:rsidRPr="0039571D">
              <w:rPr>
                <w:rFonts w:ascii="Times New Roman" w:hAnsi="Times New Roman" w:cs="Times New Roman"/>
                <w:sz w:val="24"/>
                <w:szCs w:val="24"/>
              </w:rPr>
              <w:t>56.7%</w:t>
            </w:r>
          </w:p>
        </w:tc>
        <w:tc>
          <w:tcPr>
            <w:tcW w:w="407" w:type="pct"/>
            <w:gridSpan w:val="3"/>
          </w:tcPr>
          <w:p w14:paraId="5A9889F4" w14:textId="77777777" w:rsidR="00A91087" w:rsidRDefault="00A91087" w:rsidP="00834AB5">
            <w:pPr>
              <w:spacing w:line="360" w:lineRule="auto"/>
              <w:jc w:val="center"/>
              <w:rPr>
                <w:rFonts w:ascii="Times New Roman" w:hAnsi="Times New Roman" w:cs="Times New Roman"/>
                <w:sz w:val="24"/>
                <w:szCs w:val="24"/>
              </w:rPr>
            </w:pPr>
          </w:p>
          <w:p w14:paraId="28F140F1" w14:textId="77777777" w:rsidR="00A91087" w:rsidRPr="00292BEF" w:rsidRDefault="00A91087" w:rsidP="00834AB5">
            <w:pPr>
              <w:spacing w:line="360" w:lineRule="auto"/>
              <w:jc w:val="center"/>
              <w:rPr>
                <w:rFonts w:ascii="Times New Roman" w:hAnsi="Times New Roman" w:cs="Times New Roman"/>
                <w:sz w:val="24"/>
                <w:szCs w:val="24"/>
              </w:rPr>
            </w:pPr>
            <w:r w:rsidRPr="003C659E">
              <w:rPr>
                <w:rFonts w:ascii="Times New Roman" w:hAnsi="Times New Roman" w:cs="Times New Roman"/>
                <w:sz w:val="24"/>
                <w:szCs w:val="24"/>
              </w:rPr>
              <w:t>90</w:t>
            </w:r>
            <w:r>
              <w:rPr>
                <w:rFonts w:ascii="Times New Roman" w:hAnsi="Times New Roman" w:cs="Times New Roman"/>
                <w:sz w:val="24"/>
                <w:szCs w:val="24"/>
              </w:rPr>
              <w:t>.</w:t>
            </w:r>
            <w:r w:rsidRPr="003C659E">
              <w:rPr>
                <w:rFonts w:ascii="Times New Roman" w:hAnsi="Times New Roman" w:cs="Times New Roman"/>
                <w:sz w:val="24"/>
                <w:szCs w:val="24"/>
              </w:rPr>
              <w:t>88</w:t>
            </w:r>
            <w:r>
              <w:rPr>
                <w:rFonts w:ascii="Times New Roman" w:hAnsi="Times New Roman" w:cs="Times New Roman"/>
                <w:sz w:val="24"/>
                <w:szCs w:val="24"/>
              </w:rPr>
              <w:t>%</w:t>
            </w:r>
          </w:p>
        </w:tc>
        <w:tc>
          <w:tcPr>
            <w:tcW w:w="479" w:type="pct"/>
            <w:gridSpan w:val="3"/>
          </w:tcPr>
          <w:p w14:paraId="4A551539" w14:textId="77777777" w:rsidR="00A91087" w:rsidRDefault="00A91087" w:rsidP="00834AB5">
            <w:pPr>
              <w:spacing w:line="360" w:lineRule="auto"/>
              <w:jc w:val="center"/>
              <w:rPr>
                <w:rFonts w:ascii="Times New Roman" w:hAnsi="Times New Roman" w:cs="Times New Roman"/>
                <w:sz w:val="24"/>
                <w:szCs w:val="24"/>
              </w:rPr>
            </w:pPr>
          </w:p>
          <w:p w14:paraId="3D1C03F9" w14:textId="77777777" w:rsidR="00A91087" w:rsidRPr="00292BEF" w:rsidRDefault="00A91087" w:rsidP="00834AB5">
            <w:pPr>
              <w:spacing w:line="360" w:lineRule="auto"/>
              <w:jc w:val="center"/>
              <w:rPr>
                <w:rFonts w:ascii="Times New Roman" w:hAnsi="Times New Roman" w:cs="Times New Roman"/>
                <w:sz w:val="24"/>
                <w:szCs w:val="24"/>
              </w:rPr>
            </w:pPr>
            <w:r w:rsidRPr="001326C0">
              <w:rPr>
                <w:rFonts w:ascii="Times New Roman" w:hAnsi="Times New Roman" w:cs="Times New Roman"/>
                <w:sz w:val="24"/>
                <w:szCs w:val="24"/>
              </w:rPr>
              <w:t>93</w:t>
            </w:r>
            <w:r>
              <w:rPr>
                <w:rFonts w:ascii="Times New Roman" w:hAnsi="Times New Roman" w:cs="Times New Roman"/>
                <w:sz w:val="24"/>
                <w:szCs w:val="24"/>
              </w:rPr>
              <w:t>.</w:t>
            </w:r>
            <w:r w:rsidRPr="001326C0">
              <w:rPr>
                <w:rFonts w:ascii="Times New Roman" w:hAnsi="Times New Roman" w:cs="Times New Roman"/>
                <w:sz w:val="24"/>
                <w:szCs w:val="24"/>
              </w:rPr>
              <w:t>19</w:t>
            </w:r>
            <w:r>
              <w:rPr>
                <w:rFonts w:ascii="Times New Roman" w:hAnsi="Times New Roman" w:cs="Times New Roman"/>
                <w:sz w:val="24"/>
                <w:szCs w:val="24"/>
              </w:rPr>
              <w:t>%</w:t>
            </w:r>
          </w:p>
        </w:tc>
        <w:tc>
          <w:tcPr>
            <w:tcW w:w="538" w:type="pct"/>
            <w:gridSpan w:val="3"/>
          </w:tcPr>
          <w:p w14:paraId="76D1403E" w14:textId="77777777" w:rsidR="00A91087" w:rsidRDefault="00A91087" w:rsidP="00834AB5">
            <w:pPr>
              <w:spacing w:line="360" w:lineRule="auto"/>
              <w:jc w:val="center"/>
              <w:rPr>
                <w:rFonts w:ascii="Times New Roman" w:hAnsi="Times New Roman" w:cs="Times New Roman"/>
                <w:sz w:val="24"/>
                <w:szCs w:val="24"/>
              </w:rPr>
            </w:pPr>
          </w:p>
          <w:p w14:paraId="549A9417" w14:textId="77777777" w:rsidR="00A91087" w:rsidRPr="00292BEF" w:rsidRDefault="00A91087" w:rsidP="00834AB5">
            <w:pPr>
              <w:spacing w:line="360" w:lineRule="auto"/>
              <w:jc w:val="center"/>
              <w:rPr>
                <w:rFonts w:ascii="Times New Roman" w:hAnsi="Times New Roman" w:cs="Times New Roman"/>
                <w:sz w:val="24"/>
                <w:szCs w:val="24"/>
              </w:rPr>
            </w:pPr>
            <w:r w:rsidRPr="005A2806">
              <w:rPr>
                <w:rFonts w:ascii="Times New Roman" w:hAnsi="Times New Roman" w:cs="Times New Roman"/>
                <w:sz w:val="24"/>
                <w:szCs w:val="24"/>
              </w:rPr>
              <w:t>58</w:t>
            </w:r>
            <w:r>
              <w:rPr>
                <w:rFonts w:ascii="Times New Roman" w:hAnsi="Times New Roman" w:cs="Times New Roman"/>
                <w:sz w:val="24"/>
                <w:szCs w:val="24"/>
              </w:rPr>
              <w:t>.</w:t>
            </w:r>
            <w:r w:rsidRPr="005A2806">
              <w:rPr>
                <w:rFonts w:ascii="Times New Roman" w:hAnsi="Times New Roman" w:cs="Times New Roman"/>
                <w:sz w:val="24"/>
                <w:szCs w:val="24"/>
              </w:rPr>
              <w:t>34</w:t>
            </w:r>
            <w:r>
              <w:rPr>
                <w:rFonts w:ascii="Times New Roman" w:hAnsi="Times New Roman" w:cs="Times New Roman"/>
                <w:sz w:val="24"/>
                <w:szCs w:val="24"/>
              </w:rPr>
              <w:t>%</w:t>
            </w:r>
          </w:p>
        </w:tc>
        <w:tc>
          <w:tcPr>
            <w:tcW w:w="453" w:type="pct"/>
            <w:gridSpan w:val="2"/>
          </w:tcPr>
          <w:p w14:paraId="49302314" w14:textId="77777777" w:rsidR="00A91087" w:rsidRDefault="00A91087" w:rsidP="00834AB5">
            <w:pPr>
              <w:spacing w:line="360" w:lineRule="auto"/>
              <w:jc w:val="center"/>
              <w:rPr>
                <w:rFonts w:ascii="Times New Roman" w:hAnsi="Times New Roman" w:cs="Times New Roman"/>
                <w:sz w:val="24"/>
                <w:szCs w:val="24"/>
              </w:rPr>
            </w:pPr>
          </w:p>
          <w:p w14:paraId="56BE7F3F" w14:textId="77777777" w:rsidR="00A91087" w:rsidRPr="00292BEF" w:rsidRDefault="00A91087" w:rsidP="00834AB5">
            <w:pPr>
              <w:spacing w:line="360" w:lineRule="auto"/>
              <w:jc w:val="center"/>
              <w:rPr>
                <w:rFonts w:ascii="Times New Roman" w:hAnsi="Times New Roman" w:cs="Times New Roman"/>
                <w:sz w:val="24"/>
                <w:szCs w:val="24"/>
              </w:rPr>
            </w:pPr>
            <w:r w:rsidRPr="006948AC">
              <w:rPr>
                <w:rFonts w:ascii="Times New Roman" w:hAnsi="Times New Roman" w:cs="Times New Roman"/>
                <w:sz w:val="24"/>
                <w:szCs w:val="24"/>
              </w:rPr>
              <w:t>91</w:t>
            </w:r>
            <w:r>
              <w:rPr>
                <w:rFonts w:ascii="Times New Roman" w:hAnsi="Times New Roman" w:cs="Times New Roman"/>
                <w:sz w:val="24"/>
                <w:szCs w:val="24"/>
              </w:rPr>
              <w:t>.</w:t>
            </w:r>
            <w:r w:rsidRPr="006948AC">
              <w:rPr>
                <w:rFonts w:ascii="Times New Roman" w:hAnsi="Times New Roman" w:cs="Times New Roman"/>
                <w:sz w:val="24"/>
                <w:szCs w:val="24"/>
              </w:rPr>
              <w:t>62</w:t>
            </w:r>
            <w:r>
              <w:rPr>
                <w:rFonts w:ascii="Times New Roman" w:hAnsi="Times New Roman" w:cs="Times New Roman"/>
                <w:sz w:val="24"/>
                <w:szCs w:val="24"/>
              </w:rPr>
              <w:t>%</w:t>
            </w:r>
          </w:p>
        </w:tc>
        <w:tc>
          <w:tcPr>
            <w:tcW w:w="482" w:type="pct"/>
            <w:gridSpan w:val="2"/>
          </w:tcPr>
          <w:p w14:paraId="65246A94" w14:textId="77777777" w:rsidR="00A91087" w:rsidRDefault="00A91087" w:rsidP="00834AB5">
            <w:pPr>
              <w:spacing w:line="360" w:lineRule="auto"/>
              <w:jc w:val="center"/>
              <w:rPr>
                <w:rFonts w:ascii="Times New Roman" w:hAnsi="Times New Roman" w:cs="Times New Roman"/>
                <w:sz w:val="24"/>
                <w:szCs w:val="24"/>
              </w:rPr>
            </w:pPr>
          </w:p>
          <w:p w14:paraId="41198FAD" w14:textId="77777777" w:rsidR="00A91087" w:rsidRPr="00292BEF" w:rsidRDefault="00A91087" w:rsidP="00834AB5">
            <w:pPr>
              <w:spacing w:line="360" w:lineRule="auto"/>
              <w:jc w:val="center"/>
              <w:rPr>
                <w:rFonts w:ascii="Times New Roman" w:hAnsi="Times New Roman" w:cs="Times New Roman"/>
                <w:sz w:val="24"/>
                <w:szCs w:val="24"/>
              </w:rPr>
            </w:pPr>
            <w:r w:rsidRPr="00677ED0">
              <w:rPr>
                <w:rFonts w:ascii="Times New Roman" w:hAnsi="Times New Roman" w:cs="Times New Roman"/>
                <w:sz w:val="24"/>
                <w:szCs w:val="24"/>
              </w:rPr>
              <w:t>85</w:t>
            </w:r>
            <w:r>
              <w:rPr>
                <w:rFonts w:ascii="Times New Roman" w:hAnsi="Times New Roman" w:cs="Times New Roman"/>
                <w:sz w:val="24"/>
                <w:szCs w:val="24"/>
              </w:rPr>
              <w:t>.</w:t>
            </w:r>
            <w:r w:rsidRPr="00677ED0">
              <w:rPr>
                <w:rFonts w:ascii="Times New Roman" w:hAnsi="Times New Roman" w:cs="Times New Roman"/>
                <w:sz w:val="24"/>
                <w:szCs w:val="24"/>
              </w:rPr>
              <w:t>03</w:t>
            </w:r>
            <w:r>
              <w:rPr>
                <w:rFonts w:ascii="Times New Roman" w:hAnsi="Times New Roman" w:cs="Times New Roman"/>
                <w:sz w:val="24"/>
                <w:szCs w:val="24"/>
              </w:rPr>
              <w:t>%</w:t>
            </w:r>
          </w:p>
        </w:tc>
        <w:tc>
          <w:tcPr>
            <w:tcW w:w="563" w:type="pct"/>
            <w:gridSpan w:val="4"/>
          </w:tcPr>
          <w:p w14:paraId="0CA9A682" w14:textId="77777777" w:rsidR="00A91087" w:rsidRDefault="00A91087" w:rsidP="00834AB5">
            <w:pPr>
              <w:spacing w:line="360" w:lineRule="auto"/>
              <w:jc w:val="center"/>
              <w:rPr>
                <w:rFonts w:ascii="Times New Roman" w:hAnsi="Times New Roman" w:cs="Times New Roman"/>
                <w:sz w:val="24"/>
                <w:szCs w:val="24"/>
              </w:rPr>
            </w:pPr>
          </w:p>
          <w:p w14:paraId="636587B7" w14:textId="77777777" w:rsidR="00A91087" w:rsidRPr="00292BEF" w:rsidRDefault="00A91087" w:rsidP="00834AB5">
            <w:pPr>
              <w:spacing w:line="360" w:lineRule="auto"/>
              <w:jc w:val="center"/>
              <w:rPr>
                <w:rFonts w:ascii="Times New Roman" w:hAnsi="Times New Roman" w:cs="Times New Roman"/>
                <w:sz w:val="24"/>
                <w:szCs w:val="24"/>
              </w:rPr>
            </w:pPr>
            <w:r w:rsidRPr="004109E9">
              <w:rPr>
                <w:rFonts w:ascii="Times New Roman" w:hAnsi="Times New Roman" w:cs="Times New Roman"/>
                <w:sz w:val="24"/>
                <w:szCs w:val="24"/>
              </w:rPr>
              <w:t>30</w:t>
            </w:r>
            <w:r>
              <w:rPr>
                <w:rFonts w:ascii="Times New Roman" w:hAnsi="Times New Roman" w:cs="Times New Roman"/>
                <w:sz w:val="24"/>
                <w:szCs w:val="24"/>
              </w:rPr>
              <w:t>.</w:t>
            </w:r>
            <w:r w:rsidRPr="004109E9">
              <w:rPr>
                <w:rFonts w:ascii="Times New Roman" w:hAnsi="Times New Roman" w:cs="Times New Roman"/>
                <w:sz w:val="24"/>
                <w:szCs w:val="24"/>
              </w:rPr>
              <w:t>25</w:t>
            </w:r>
            <w:r>
              <w:rPr>
                <w:rFonts w:ascii="Times New Roman" w:hAnsi="Times New Roman" w:cs="Times New Roman"/>
                <w:sz w:val="24"/>
                <w:szCs w:val="24"/>
              </w:rPr>
              <w:t>%</w:t>
            </w:r>
          </w:p>
        </w:tc>
        <w:tc>
          <w:tcPr>
            <w:tcW w:w="618" w:type="pct"/>
            <w:gridSpan w:val="5"/>
          </w:tcPr>
          <w:p w14:paraId="4914640D" w14:textId="77777777" w:rsidR="00A91087" w:rsidRDefault="00A91087" w:rsidP="00834AB5">
            <w:pPr>
              <w:spacing w:line="360" w:lineRule="auto"/>
              <w:jc w:val="center"/>
              <w:rPr>
                <w:rFonts w:ascii="Times New Roman" w:hAnsi="Times New Roman" w:cs="Times New Roman"/>
                <w:sz w:val="24"/>
                <w:szCs w:val="24"/>
              </w:rPr>
            </w:pPr>
          </w:p>
          <w:p w14:paraId="2E4F2821" w14:textId="77777777" w:rsidR="00A91087" w:rsidRPr="00292BEF" w:rsidRDefault="00A91087" w:rsidP="00834AB5">
            <w:pPr>
              <w:spacing w:line="360" w:lineRule="auto"/>
              <w:jc w:val="center"/>
              <w:rPr>
                <w:rFonts w:ascii="Times New Roman" w:hAnsi="Times New Roman" w:cs="Times New Roman"/>
                <w:sz w:val="24"/>
                <w:szCs w:val="24"/>
              </w:rPr>
            </w:pPr>
            <w:r w:rsidRPr="0097384D">
              <w:rPr>
                <w:rFonts w:ascii="Times New Roman" w:hAnsi="Times New Roman" w:cs="Times New Roman"/>
                <w:sz w:val="24"/>
                <w:szCs w:val="24"/>
              </w:rPr>
              <w:t>96</w:t>
            </w:r>
            <w:r>
              <w:rPr>
                <w:rFonts w:ascii="Times New Roman" w:hAnsi="Times New Roman" w:cs="Times New Roman"/>
                <w:sz w:val="24"/>
                <w:szCs w:val="24"/>
              </w:rPr>
              <w:t>.</w:t>
            </w:r>
            <w:r w:rsidRPr="0097384D">
              <w:rPr>
                <w:rFonts w:ascii="Times New Roman" w:hAnsi="Times New Roman" w:cs="Times New Roman"/>
                <w:sz w:val="24"/>
                <w:szCs w:val="24"/>
              </w:rPr>
              <w:t>47</w:t>
            </w:r>
            <w:r>
              <w:rPr>
                <w:rFonts w:ascii="Times New Roman" w:hAnsi="Times New Roman" w:cs="Times New Roman"/>
                <w:sz w:val="24"/>
                <w:szCs w:val="24"/>
              </w:rPr>
              <w:t>%</w:t>
            </w:r>
          </w:p>
        </w:tc>
      </w:tr>
    </w:tbl>
    <w:p w14:paraId="72F502E4" w14:textId="77777777" w:rsidR="00A91087" w:rsidRDefault="00A91087" w:rsidP="00A91087">
      <w:pPr>
        <w:rPr>
          <w:rFonts w:ascii="Times New Roman" w:hAnsi="Times New Roman" w:cs="Times New Roman"/>
          <w:sz w:val="24"/>
          <w:szCs w:val="24"/>
        </w:rPr>
      </w:pPr>
      <w:proofErr w:type="spellStart"/>
      <w:r>
        <w:rPr>
          <w:rFonts w:ascii="Times New Roman" w:hAnsi="Times New Roman" w:cs="Times New Roman"/>
          <w:sz w:val="24"/>
          <w:szCs w:val="24"/>
          <w:vertAlign w:val="superscript"/>
        </w:rPr>
        <w:t>a</w:t>
      </w:r>
      <w:r>
        <w:rPr>
          <w:rFonts w:ascii="Times New Roman" w:hAnsi="Times New Roman" w:cs="Times New Roman"/>
          <w:sz w:val="24"/>
          <w:szCs w:val="24"/>
        </w:rPr>
        <w:t>The</w:t>
      </w:r>
      <w:proofErr w:type="spellEnd"/>
      <w:r>
        <w:rPr>
          <w:rFonts w:ascii="Times New Roman" w:hAnsi="Times New Roman" w:cs="Times New Roman"/>
          <w:sz w:val="24"/>
          <w:szCs w:val="24"/>
        </w:rPr>
        <w:t xml:space="preserve"> study reported </w:t>
      </w:r>
      <w:proofErr w:type="spellStart"/>
      <w:r>
        <w:rPr>
          <w:rFonts w:ascii="Times New Roman" w:hAnsi="Times New Roman" w:cs="Times New Roman"/>
          <w:sz w:val="24"/>
          <w:szCs w:val="24"/>
        </w:rPr>
        <w:t>tumor</w:t>
      </w:r>
      <w:proofErr w:type="spellEnd"/>
      <w:r>
        <w:rPr>
          <w:rFonts w:ascii="Times New Roman" w:hAnsi="Times New Roman" w:cs="Times New Roman"/>
          <w:sz w:val="24"/>
          <w:szCs w:val="24"/>
        </w:rPr>
        <w:t xml:space="preserve"> number as solitary vs multiple</w:t>
      </w:r>
    </w:p>
    <w:p w14:paraId="3C7CCC88" w14:textId="77777777" w:rsidR="00A91087" w:rsidRDefault="00A91087" w:rsidP="00A91087">
      <w:pPr>
        <w:rPr>
          <w:rFonts w:ascii="Times New Roman" w:hAnsi="Times New Roman" w:cs="Times New Roman"/>
          <w:sz w:val="24"/>
          <w:szCs w:val="24"/>
        </w:rPr>
      </w:pPr>
      <w:proofErr w:type="spellStart"/>
      <w:r w:rsidRPr="00D82C1E">
        <w:rPr>
          <w:rFonts w:ascii="Times New Roman" w:hAnsi="Times New Roman" w:cs="Times New Roman"/>
          <w:sz w:val="24"/>
          <w:szCs w:val="24"/>
        </w:rPr>
        <w:t>cThe</w:t>
      </w:r>
      <w:proofErr w:type="spellEnd"/>
      <w:r w:rsidRPr="00D82C1E">
        <w:rPr>
          <w:rFonts w:ascii="Times New Roman" w:hAnsi="Times New Roman" w:cs="Times New Roman"/>
          <w:sz w:val="24"/>
          <w:szCs w:val="24"/>
        </w:rPr>
        <w:t xml:space="preserve"> study reported </w:t>
      </w:r>
      <w:proofErr w:type="spellStart"/>
      <w:r w:rsidRPr="00D82C1E">
        <w:rPr>
          <w:rFonts w:ascii="Times New Roman" w:hAnsi="Times New Roman" w:cs="Times New Roman"/>
          <w:sz w:val="24"/>
          <w:szCs w:val="24"/>
        </w:rPr>
        <w:t>tumor</w:t>
      </w:r>
      <w:proofErr w:type="spellEnd"/>
      <w:r w:rsidRPr="00D82C1E">
        <w:rPr>
          <w:rFonts w:ascii="Times New Roman" w:hAnsi="Times New Roman" w:cs="Times New Roman"/>
          <w:sz w:val="24"/>
          <w:szCs w:val="24"/>
        </w:rPr>
        <w:t xml:space="preserve"> number as </w:t>
      </w:r>
      <w:r>
        <w:rPr>
          <w:rFonts w:ascii="Times New Roman" w:hAnsi="Times New Roman" w:cs="Times New Roman"/>
          <w:sz w:val="24"/>
          <w:szCs w:val="24"/>
        </w:rPr>
        <w:t xml:space="preserve">&lt;3 vs </w:t>
      </w:r>
      <w:r w:rsidRPr="008A5277">
        <w:rPr>
          <w:rFonts w:ascii="Times New Roman" w:hAnsi="Times New Roman" w:cs="Times New Roman"/>
          <w:sz w:val="24"/>
          <w:szCs w:val="24"/>
        </w:rPr>
        <w:t>≥</w:t>
      </w:r>
      <w:r>
        <w:rPr>
          <w:rFonts w:ascii="Times New Roman" w:hAnsi="Times New Roman" w:cs="Times New Roman"/>
          <w:sz w:val="24"/>
          <w:szCs w:val="24"/>
        </w:rPr>
        <w:t xml:space="preserve"> 3</w:t>
      </w:r>
    </w:p>
    <w:p w14:paraId="06A98275" w14:textId="35E35B4E" w:rsidR="00645427" w:rsidRDefault="00A91087">
      <w:pPr>
        <w:rPr>
          <w:rFonts w:ascii="Times New Roman" w:hAnsi="Times New Roman" w:cs="Times New Roman"/>
          <w:sz w:val="24"/>
          <w:szCs w:val="24"/>
        </w:rPr>
      </w:pPr>
      <w:proofErr w:type="spellStart"/>
      <w:r>
        <w:rPr>
          <w:rFonts w:ascii="Times New Roman" w:hAnsi="Times New Roman" w:cs="Times New Roman"/>
          <w:sz w:val="24"/>
          <w:szCs w:val="24"/>
          <w:vertAlign w:val="superscript"/>
        </w:rPr>
        <w:t>c</w:t>
      </w:r>
      <w:r>
        <w:rPr>
          <w:rFonts w:ascii="Times New Roman" w:hAnsi="Times New Roman" w:cs="Times New Roman"/>
          <w:sz w:val="24"/>
          <w:szCs w:val="24"/>
        </w:rPr>
        <w:t>The</w:t>
      </w:r>
      <w:proofErr w:type="spellEnd"/>
      <w:r>
        <w:rPr>
          <w:rFonts w:ascii="Times New Roman" w:hAnsi="Times New Roman" w:cs="Times New Roman"/>
          <w:sz w:val="24"/>
          <w:szCs w:val="24"/>
        </w:rPr>
        <w:t xml:space="preserve"> study reported </w:t>
      </w:r>
      <w:proofErr w:type="spellStart"/>
      <w:r>
        <w:rPr>
          <w:rFonts w:ascii="Times New Roman" w:hAnsi="Times New Roman" w:cs="Times New Roman"/>
          <w:sz w:val="24"/>
          <w:szCs w:val="24"/>
        </w:rPr>
        <w:t>tumor</w:t>
      </w:r>
      <w:proofErr w:type="spellEnd"/>
      <w:r>
        <w:rPr>
          <w:rFonts w:ascii="Times New Roman" w:hAnsi="Times New Roman" w:cs="Times New Roman"/>
          <w:sz w:val="24"/>
          <w:szCs w:val="24"/>
        </w:rPr>
        <w:t xml:space="preserve"> number as </w:t>
      </w:r>
      <w:r w:rsidRPr="00D82C1E">
        <w:rPr>
          <w:rFonts w:ascii="Times New Roman" w:hAnsi="Times New Roman" w:cs="Times New Roman"/>
          <w:sz w:val="24"/>
          <w:szCs w:val="24"/>
        </w:rPr>
        <w:t>≤</w:t>
      </w:r>
      <w:r>
        <w:rPr>
          <w:rFonts w:ascii="Times New Roman" w:hAnsi="Times New Roman" w:cs="Times New Roman"/>
          <w:sz w:val="24"/>
          <w:szCs w:val="24"/>
        </w:rPr>
        <w:t xml:space="preserve"> 3 vs &gt; 3</w:t>
      </w:r>
      <w:r w:rsidR="00645427">
        <w:rPr>
          <w:rFonts w:ascii="Times New Roman" w:hAnsi="Times New Roman" w:cs="Times New Roman"/>
          <w:sz w:val="24"/>
          <w:szCs w:val="24"/>
        </w:rPr>
        <w:br w:type="page"/>
      </w:r>
    </w:p>
    <w:p w14:paraId="51EFE728" w14:textId="77777777" w:rsidR="00645427" w:rsidRDefault="00645427" w:rsidP="00A91087">
      <w:pPr>
        <w:rPr>
          <w:rFonts w:ascii="Times New Roman" w:hAnsi="Times New Roman" w:cs="Times New Roman"/>
          <w:sz w:val="24"/>
          <w:szCs w:val="24"/>
        </w:rPr>
        <w:sectPr w:rsidR="00645427" w:rsidSect="00A91087">
          <w:pgSz w:w="16838" w:h="11906" w:orient="landscape"/>
          <w:pgMar w:top="1440" w:right="1440" w:bottom="1440" w:left="1440" w:header="706" w:footer="706" w:gutter="0"/>
          <w:cols w:space="708"/>
          <w:docGrid w:linePitch="360"/>
        </w:sectPr>
      </w:pPr>
    </w:p>
    <w:p w14:paraId="5BDBC487" w14:textId="2B9E5130" w:rsidR="00A91087" w:rsidRDefault="00917BB6" w:rsidP="00BC357B">
      <w:pPr>
        <w:pStyle w:val="Header"/>
        <w:tabs>
          <w:tab w:val="right" w:pos="13860"/>
        </w:tabs>
        <w:ind w:left="720"/>
        <w:rPr>
          <w:rFonts w:ascii="Times New Roman" w:hAnsi="Times New Roman" w:cs="Times New Roman"/>
          <w:sz w:val="24"/>
          <w:szCs w:val="24"/>
        </w:rPr>
      </w:pPr>
      <w:r>
        <w:rPr>
          <w:noProof/>
        </w:rPr>
        <w:lastRenderedPageBreak/>
        <w:drawing>
          <wp:inline distT="0" distB="0" distL="0" distR="0" wp14:anchorId="5F3FFA52" wp14:editId="4372F142">
            <wp:extent cx="5378450" cy="66379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008" cy="6641103"/>
                    </a:xfrm>
                    <a:prstGeom prst="rect">
                      <a:avLst/>
                    </a:prstGeom>
                    <a:noFill/>
                    <a:ln>
                      <a:noFill/>
                    </a:ln>
                  </pic:spPr>
                </pic:pic>
              </a:graphicData>
            </a:graphic>
          </wp:inline>
        </w:drawing>
      </w:r>
    </w:p>
    <w:p w14:paraId="739D5A9A" w14:textId="76A9C0AD" w:rsidR="00917BB6" w:rsidRDefault="00917BB6" w:rsidP="00BC357B">
      <w:pPr>
        <w:pStyle w:val="Header"/>
        <w:tabs>
          <w:tab w:val="right" w:pos="13860"/>
        </w:tabs>
        <w:ind w:left="720"/>
        <w:rPr>
          <w:rFonts w:ascii="Times New Roman" w:hAnsi="Times New Roman" w:cs="Times New Roman"/>
          <w:sz w:val="24"/>
          <w:szCs w:val="24"/>
        </w:rPr>
      </w:pPr>
    </w:p>
    <w:p w14:paraId="69519B11" w14:textId="7AB6BC81" w:rsidR="00917BB6" w:rsidRDefault="00917BB6" w:rsidP="00BC357B">
      <w:pPr>
        <w:pStyle w:val="Header"/>
        <w:tabs>
          <w:tab w:val="right" w:pos="13860"/>
        </w:tabs>
        <w:ind w:left="720"/>
        <w:rPr>
          <w:rFonts w:ascii="Times New Roman" w:hAnsi="Times New Roman" w:cs="Times New Roman"/>
          <w:sz w:val="24"/>
          <w:szCs w:val="24"/>
        </w:rPr>
      </w:pPr>
    </w:p>
    <w:p w14:paraId="4F6A9F31" w14:textId="4869FE3B" w:rsidR="00917BB6" w:rsidRDefault="00917BB6" w:rsidP="00BC357B">
      <w:pPr>
        <w:pStyle w:val="Header"/>
        <w:tabs>
          <w:tab w:val="right" w:pos="13860"/>
        </w:tabs>
        <w:ind w:left="720"/>
        <w:rPr>
          <w:rFonts w:ascii="Times New Roman" w:hAnsi="Times New Roman" w:cs="Times New Roman"/>
          <w:sz w:val="24"/>
          <w:szCs w:val="24"/>
        </w:rPr>
      </w:pPr>
    </w:p>
    <w:p w14:paraId="254AF8B3" w14:textId="4833A7A5" w:rsidR="00917BB6" w:rsidRDefault="00917BB6" w:rsidP="00BC357B">
      <w:pPr>
        <w:pStyle w:val="Header"/>
        <w:tabs>
          <w:tab w:val="right" w:pos="13860"/>
        </w:tabs>
        <w:ind w:left="720"/>
        <w:rPr>
          <w:rFonts w:ascii="Times New Roman" w:hAnsi="Times New Roman" w:cs="Times New Roman"/>
          <w:sz w:val="24"/>
          <w:szCs w:val="24"/>
        </w:rPr>
      </w:pPr>
    </w:p>
    <w:p w14:paraId="00B33CC3" w14:textId="772EB3D1" w:rsidR="00917BB6" w:rsidRDefault="00917BB6" w:rsidP="00BC357B">
      <w:pPr>
        <w:pStyle w:val="Header"/>
        <w:tabs>
          <w:tab w:val="right" w:pos="13860"/>
        </w:tabs>
        <w:ind w:left="720"/>
        <w:rPr>
          <w:rFonts w:ascii="Times New Roman" w:hAnsi="Times New Roman" w:cs="Times New Roman"/>
          <w:sz w:val="24"/>
          <w:szCs w:val="24"/>
        </w:rPr>
      </w:pPr>
    </w:p>
    <w:p w14:paraId="55B554DB" w14:textId="28854B93" w:rsidR="00917BB6" w:rsidRDefault="00917BB6" w:rsidP="00BC357B">
      <w:pPr>
        <w:pStyle w:val="Header"/>
        <w:tabs>
          <w:tab w:val="right" w:pos="13860"/>
        </w:tabs>
        <w:ind w:left="720"/>
        <w:rPr>
          <w:rFonts w:ascii="Times New Roman" w:hAnsi="Times New Roman" w:cs="Times New Roman"/>
          <w:sz w:val="24"/>
          <w:szCs w:val="24"/>
        </w:rPr>
      </w:pPr>
    </w:p>
    <w:p w14:paraId="1CB0FD1A" w14:textId="4CEA98D9" w:rsidR="00917BB6" w:rsidRDefault="00917BB6" w:rsidP="00BC357B">
      <w:pPr>
        <w:pStyle w:val="Header"/>
        <w:tabs>
          <w:tab w:val="right" w:pos="13860"/>
        </w:tabs>
        <w:ind w:left="720"/>
        <w:rPr>
          <w:rFonts w:ascii="Times New Roman" w:hAnsi="Times New Roman" w:cs="Times New Roman"/>
          <w:sz w:val="24"/>
          <w:szCs w:val="24"/>
        </w:rPr>
      </w:pPr>
    </w:p>
    <w:p w14:paraId="5EF6A4D5" w14:textId="371E5DB7" w:rsidR="00917BB6" w:rsidRDefault="00917BB6" w:rsidP="00BC357B">
      <w:pPr>
        <w:pStyle w:val="Header"/>
        <w:tabs>
          <w:tab w:val="right" w:pos="13860"/>
        </w:tabs>
        <w:ind w:left="720"/>
        <w:rPr>
          <w:rFonts w:ascii="Times New Roman" w:hAnsi="Times New Roman" w:cs="Times New Roman"/>
          <w:sz w:val="24"/>
          <w:szCs w:val="24"/>
        </w:rPr>
      </w:pPr>
    </w:p>
    <w:p w14:paraId="22FE0342" w14:textId="05CFC349" w:rsidR="00917BB6" w:rsidRDefault="00917BB6" w:rsidP="00BC357B">
      <w:pPr>
        <w:pStyle w:val="Header"/>
        <w:tabs>
          <w:tab w:val="right" w:pos="13860"/>
        </w:tabs>
        <w:ind w:left="720"/>
        <w:rPr>
          <w:rFonts w:ascii="Times New Roman" w:hAnsi="Times New Roman" w:cs="Times New Roman"/>
          <w:sz w:val="24"/>
          <w:szCs w:val="24"/>
        </w:rPr>
      </w:pPr>
    </w:p>
    <w:p w14:paraId="0E8385DD" w14:textId="66B3278E" w:rsidR="00917BB6" w:rsidRDefault="00917BB6" w:rsidP="00BC357B">
      <w:pPr>
        <w:pStyle w:val="Header"/>
        <w:tabs>
          <w:tab w:val="right" w:pos="13860"/>
        </w:tabs>
        <w:ind w:left="720"/>
        <w:rPr>
          <w:rFonts w:ascii="Times New Roman" w:hAnsi="Times New Roman" w:cs="Times New Roman"/>
          <w:sz w:val="24"/>
          <w:szCs w:val="24"/>
        </w:rPr>
      </w:pPr>
    </w:p>
    <w:p w14:paraId="02015C3D" w14:textId="093C47FC" w:rsidR="00917BB6" w:rsidRDefault="00917BB6" w:rsidP="00BC357B">
      <w:pPr>
        <w:pStyle w:val="Header"/>
        <w:tabs>
          <w:tab w:val="right" w:pos="13860"/>
        </w:tabs>
        <w:ind w:left="720"/>
        <w:rPr>
          <w:rFonts w:ascii="Times New Roman" w:hAnsi="Times New Roman" w:cs="Times New Roman"/>
          <w:sz w:val="24"/>
          <w:szCs w:val="24"/>
        </w:rPr>
      </w:pPr>
    </w:p>
    <w:p w14:paraId="68A24E63" w14:textId="35A61382" w:rsidR="00917BB6" w:rsidRDefault="00917BB6" w:rsidP="00BC357B">
      <w:pPr>
        <w:pStyle w:val="Header"/>
        <w:tabs>
          <w:tab w:val="right" w:pos="13860"/>
        </w:tabs>
        <w:ind w:left="720"/>
        <w:rPr>
          <w:rFonts w:ascii="Times New Roman" w:hAnsi="Times New Roman" w:cs="Times New Roman"/>
          <w:sz w:val="24"/>
          <w:szCs w:val="24"/>
        </w:rPr>
      </w:pPr>
    </w:p>
    <w:p w14:paraId="3F472DD4" w14:textId="28B6026C" w:rsidR="00917BB6" w:rsidRDefault="00917BB6" w:rsidP="00BC357B">
      <w:pPr>
        <w:pStyle w:val="Header"/>
        <w:tabs>
          <w:tab w:val="right" w:pos="13860"/>
        </w:tabs>
        <w:ind w:left="720"/>
        <w:rPr>
          <w:rFonts w:ascii="Times New Roman" w:hAnsi="Times New Roman" w:cs="Times New Roman"/>
          <w:sz w:val="24"/>
          <w:szCs w:val="24"/>
        </w:rPr>
      </w:pPr>
    </w:p>
    <w:p w14:paraId="6987ABFE" w14:textId="50A71883" w:rsidR="00917BB6" w:rsidRDefault="00917BB6" w:rsidP="00BC357B">
      <w:pPr>
        <w:pStyle w:val="Header"/>
        <w:tabs>
          <w:tab w:val="right" w:pos="13860"/>
        </w:tabs>
        <w:ind w:left="720"/>
        <w:rPr>
          <w:rFonts w:ascii="Times New Roman" w:hAnsi="Times New Roman" w:cs="Times New Roman"/>
          <w:sz w:val="24"/>
          <w:szCs w:val="24"/>
        </w:rPr>
      </w:pPr>
      <w:r>
        <w:rPr>
          <w:noProof/>
        </w:rPr>
        <w:drawing>
          <wp:inline distT="0" distB="0" distL="0" distR="0" wp14:anchorId="22041890" wp14:editId="2D7084E5">
            <wp:extent cx="5283087" cy="581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5602" cy="5813016"/>
                    </a:xfrm>
                    <a:prstGeom prst="rect">
                      <a:avLst/>
                    </a:prstGeom>
                    <a:noFill/>
                    <a:ln>
                      <a:noFill/>
                    </a:ln>
                  </pic:spPr>
                </pic:pic>
              </a:graphicData>
            </a:graphic>
          </wp:inline>
        </w:drawing>
      </w:r>
    </w:p>
    <w:p w14:paraId="356432D5" w14:textId="478CD28D" w:rsidR="00917BB6" w:rsidRDefault="00917BB6">
      <w:pPr>
        <w:rPr>
          <w:rFonts w:ascii="Times New Roman" w:hAnsi="Times New Roman" w:cs="Times New Roman"/>
          <w:sz w:val="24"/>
          <w:szCs w:val="24"/>
        </w:rPr>
      </w:pPr>
      <w:r>
        <w:rPr>
          <w:rFonts w:ascii="Times New Roman" w:hAnsi="Times New Roman" w:cs="Times New Roman"/>
          <w:sz w:val="24"/>
          <w:szCs w:val="24"/>
        </w:rPr>
        <w:br w:type="page"/>
      </w:r>
    </w:p>
    <w:p w14:paraId="00764298" w14:textId="60158B49" w:rsidR="00917BB6" w:rsidRDefault="00917BB6" w:rsidP="00BC357B">
      <w:pPr>
        <w:pStyle w:val="Header"/>
        <w:tabs>
          <w:tab w:val="right" w:pos="13860"/>
        </w:tabs>
        <w:ind w:left="720"/>
        <w:rPr>
          <w:rFonts w:ascii="Times New Roman" w:hAnsi="Times New Roman" w:cs="Times New Roman"/>
          <w:sz w:val="24"/>
          <w:szCs w:val="24"/>
        </w:rPr>
      </w:pPr>
    </w:p>
    <w:p w14:paraId="6CABD57F" w14:textId="6E74E5EB" w:rsidR="00917BB6" w:rsidRDefault="003314BC">
      <w:pPr>
        <w:rPr>
          <w:rFonts w:ascii="Times New Roman" w:hAnsi="Times New Roman" w:cs="Times New Roman"/>
          <w:sz w:val="24"/>
          <w:szCs w:val="24"/>
        </w:rPr>
      </w:pPr>
      <w:r>
        <w:rPr>
          <w:rFonts w:ascii="Times New Roman" w:hAnsi="Times New Roman" w:cs="Times New Roman"/>
          <w:sz w:val="24"/>
          <w:szCs w:val="24"/>
        </w:rPr>
        <w:t xml:space="preserve"> </w:t>
      </w:r>
      <w:r w:rsidR="00917BB6">
        <w:rPr>
          <w:rFonts w:ascii="Times New Roman" w:hAnsi="Times New Roman" w:cs="Times New Roman"/>
          <w:sz w:val="24"/>
          <w:szCs w:val="24"/>
        </w:rPr>
        <w:br w:type="page"/>
      </w:r>
    </w:p>
    <w:p w14:paraId="0D6E8EFD" w14:textId="6B86E546" w:rsidR="00917BB6" w:rsidRDefault="00917BB6" w:rsidP="00BC357B">
      <w:pPr>
        <w:pStyle w:val="Header"/>
        <w:tabs>
          <w:tab w:val="right" w:pos="13860"/>
        </w:tabs>
        <w:ind w:left="720"/>
        <w:rPr>
          <w:rFonts w:ascii="Times New Roman" w:hAnsi="Times New Roman" w:cs="Times New Roman"/>
          <w:sz w:val="24"/>
          <w:szCs w:val="24"/>
        </w:rPr>
      </w:pPr>
      <w:r>
        <w:rPr>
          <w:noProof/>
        </w:rPr>
        <w:lastRenderedPageBreak/>
        <w:drawing>
          <wp:inline distT="0" distB="0" distL="0" distR="0" wp14:anchorId="7C091CA4" wp14:editId="425C571E">
            <wp:extent cx="5420147" cy="3054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6041" cy="3057672"/>
                    </a:xfrm>
                    <a:prstGeom prst="rect">
                      <a:avLst/>
                    </a:prstGeom>
                    <a:noFill/>
                    <a:ln>
                      <a:noFill/>
                    </a:ln>
                  </pic:spPr>
                </pic:pic>
              </a:graphicData>
            </a:graphic>
          </wp:inline>
        </w:drawing>
      </w:r>
    </w:p>
    <w:p w14:paraId="3116A44B" w14:textId="19F4463D" w:rsidR="00917BB6" w:rsidRDefault="00917BB6">
      <w:pPr>
        <w:rPr>
          <w:rFonts w:ascii="Times New Roman" w:hAnsi="Times New Roman" w:cs="Times New Roman"/>
          <w:sz w:val="24"/>
          <w:szCs w:val="24"/>
        </w:rPr>
      </w:pPr>
      <w:r>
        <w:rPr>
          <w:rFonts w:ascii="Times New Roman" w:hAnsi="Times New Roman" w:cs="Times New Roman"/>
          <w:sz w:val="24"/>
          <w:szCs w:val="24"/>
        </w:rPr>
        <w:br w:type="page"/>
      </w:r>
    </w:p>
    <w:p w14:paraId="4B375F43" w14:textId="7DFE41A6" w:rsidR="00917BB6" w:rsidRPr="00B70217" w:rsidRDefault="00917BB6" w:rsidP="00BC357B">
      <w:pPr>
        <w:pStyle w:val="Header"/>
        <w:tabs>
          <w:tab w:val="right" w:pos="13860"/>
        </w:tabs>
        <w:ind w:left="720"/>
        <w:rPr>
          <w:rFonts w:ascii="Times New Roman" w:hAnsi="Times New Roman" w:cs="Times New Roman"/>
          <w:sz w:val="24"/>
          <w:szCs w:val="24"/>
        </w:rPr>
      </w:pPr>
      <w:r>
        <w:rPr>
          <w:noProof/>
        </w:rPr>
        <w:lastRenderedPageBreak/>
        <w:drawing>
          <wp:inline distT="0" distB="0" distL="0" distR="0" wp14:anchorId="6E3875F7" wp14:editId="11E50206">
            <wp:extent cx="5420147" cy="3054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1335" cy="3060655"/>
                    </a:xfrm>
                    <a:prstGeom prst="rect">
                      <a:avLst/>
                    </a:prstGeom>
                    <a:noFill/>
                    <a:ln>
                      <a:noFill/>
                    </a:ln>
                  </pic:spPr>
                </pic:pic>
              </a:graphicData>
            </a:graphic>
          </wp:inline>
        </w:drawing>
      </w:r>
    </w:p>
    <w:sectPr w:rsidR="00917BB6" w:rsidRPr="00B70217" w:rsidSect="00645427">
      <w:pgSz w:w="11906" w:h="16838"/>
      <w:pgMar w:top="1440" w:right="1440" w:bottom="1440" w:left="1440"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Michael Belias" w:date="2021-06-06T19:09:00Z" w:initials="MB">
    <w:p w14:paraId="1CDBBACF" w14:textId="0A4581FC" w:rsidR="00BC3BF3" w:rsidRDefault="00BC3BF3">
      <w:pPr>
        <w:pStyle w:val="CommentText"/>
      </w:pPr>
      <w:r>
        <w:rPr>
          <w:rStyle w:val="CommentReference"/>
        </w:rPr>
        <w:annotationRef/>
      </w:r>
      <w:r>
        <w:t xml:space="preserve">Not accurate. </w:t>
      </w:r>
      <w:r>
        <w:br/>
      </w:r>
      <w:r>
        <w:br/>
        <w:t xml:space="preserve">There could be a subgroup effect where the OS of RS </w:t>
      </w:r>
      <w:proofErr w:type="spellStart"/>
      <w:r>
        <w:t>tumors</w:t>
      </w:r>
      <w:proofErr w:type="spellEnd"/>
      <w:r>
        <w:t xml:space="preserve"> is worse. But in one case severely worse while in the other mildly worse. </w:t>
      </w:r>
      <w:r>
        <w:br/>
      </w:r>
      <w:r>
        <w:br/>
        <w:t xml:space="preserve">This is a quantitative effect modification. </w:t>
      </w:r>
    </w:p>
  </w:comment>
  <w:comment w:id="6" w:author="Margonis, Georgios Antonios/Sloan Kettering Institute" w:date="2021-06-04T19:41:00Z" w:initials="MGAKI">
    <w:p w14:paraId="10CF8E03" w14:textId="41CACF11" w:rsidR="00E81EB1" w:rsidRDefault="00E81EB1">
      <w:pPr>
        <w:pStyle w:val="CommentText"/>
      </w:pPr>
      <w:r>
        <w:rPr>
          <w:rStyle w:val="CommentReference"/>
        </w:rPr>
        <w:annotationRef/>
      </w:r>
      <w:r w:rsidR="00193597">
        <w:t xml:space="preserve">Jane, </w:t>
      </w:r>
      <w:r>
        <w:t xml:space="preserve">I use the term </w:t>
      </w:r>
      <w:r w:rsidR="001113EC">
        <w:t>“</w:t>
      </w:r>
      <w:r>
        <w:t>set</w:t>
      </w:r>
      <w:r w:rsidR="001113EC">
        <w:t>”</w:t>
      </w:r>
      <w:r>
        <w:t xml:space="preserve"> because in essence we did 6 </w:t>
      </w:r>
      <w:proofErr w:type="gramStart"/>
      <w:r>
        <w:t>meta analyses</w:t>
      </w:r>
      <w:proofErr w:type="gramEnd"/>
      <w:r>
        <w:t xml:space="preserve">: 3 for each definition of PTL. Each set had a </w:t>
      </w:r>
      <w:proofErr w:type="spellStart"/>
      <w:proofErr w:type="gramStart"/>
      <w:r>
        <w:t>meta analysis</w:t>
      </w:r>
      <w:proofErr w:type="spellEnd"/>
      <w:proofErr w:type="gramEnd"/>
      <w:r>
        <w:t xml:space="preserve"> for </w:t>
      </w:r>
      <w:proofErr w:type="spellStart"/>
      <w:r>
        <w:t>KRASmut</w:t>
      </w:r>
      <w:proofErr w:type="spellEnd"/>
      <w:r>
        <w:t xml:space="preserve">, a </w:t>
      </w:r>
      <w:proofErr w:type="spellStart"/>
      <w:r>
        <w:t>meta analysis</w:t>
      </w:r>
      <w:proofErr w:type="spellEnd"/>
      <w:r>
        <w:t xml:space="preserve"> for wild type and a </w:t>
      </w:r>
      <w:proofErr w:type="spellStart"/>
      <w:r>
        <w:t>meta analysis</w:t>
      </w:r>
      <w:proofErr w:type="spellEnd"/>
      <w:r>
        <w:t xml:space="preserve"> of the interaction term of side and KRAS status. </w:t>
      </w:r>
    </w:p>
  </w:comment>
  <w:comment w:id="7" w:author="Michael Belias" w:date="2021-06-06T19:11:00Z" w:initials="MB">
    <w:p w14:paraId="1CF2B84A" w14:textId="116AA73A" w:rsidR="00BC3BF3" w:rsidRDefault="00BC3BF3">
      <w:pPr>
        <w:pStyle w:val="CommentText"/>
      </w:pPr>
      <w:r>
        <w:rPr>
          <w:rStyle w:val="CommentReference"/>
        </w:rPr>
        <w:annotationRef/>
      </w:r>
      <w:r>
        <w:t xml:space="preserve">I agree with the text. </w:t>
      </w:r>
    </w:p>
  </w:comment>
  <w:comment w:id="8" w:author="Michael Belias" w:date="2021-06-06T19:12:00Z" w:initials="MB">
    <w:p w14:paraId="439E226E" w14:textId="4C455601" w:rsidR="00BC3BF3" w:rsidRDefault="00BC3BF3">
      <w:pPr>
        <w:pStyle w:val="CommentText"/>
      </w:pPr>
      <w:r>
        <w:rPr>
          <w:rStyle w:val="CommentReference"/>
        </w:rPr>
        <w:annotationRef/>
      </w:r>
      <w:r>
        <w:t>Slightly contradictory to the aim described in the abstract</w:t>
      </w:r>
      <w:r w:rsidR="00FD464B">
        <w:t>.</w:t>
      </w:r>
    </w:p>
  </w:comment>
  <w:comment w:id="9" w:author="Michael Belias" w:date="2021-06-06T19:12:00Z" w:initials="MB">
    <w:p w14:paraId="27E9823E" w14:textId="2E8E3129" w:rsidR="00A5383C" w:rsidRDefault="00A5383C">
      <w:pPr>
        <w:pStyle w:val="CommentText"/>
      </w:pPr>
      <w:r>
        <w:rPr>
          <w:rStyle w:val="CommentReference"/>
        </w:rPr>
        <w:annotationRef/>
      </w:r>
      <w:r>
        <w:t xml:space="preserve">Maybe we should use the PRISMA-IPD guidelines. </w:t>
      </w:r>
    </w:p>
  </w:comment>
  <w:comment w:id="11" w:author="Michael Belias" w:date="2021-06-06T19:13:00Z" w:initials="MB">
    <w:p w14:paraId="01B08AB4" w14:textId="163BDC76" w:rsidR="00BB0394" w:rsidRDefault="00BB0394">
      <w:pPr>
        <w:pStyle w:val="CommentText"/>
      </w:pPr>
      <w:r>
        <w:rPr>
          <w:rStyle w:val="CommentReference"/>
        </w:rPr>
        <w:annotationRef/>
      </w:r>
      <w:r>
        <w:t>Spanish?</w:t>
      </w:r>
    </w:p>
  </w:comment>
  <w:comment w:id="13" w:author="Michael Belias" w:date="2021-06-06T19:14:00Z" w:initials="MB">
    <w:p w14:paraId="730B67AD" w14:textId="49BE01FF" w:rsidR="00E3261D" w:rsidRDefault="00E3261D">
      <w:pPr>
        <w:pStyle w:val="CommentText"/>
      </w:pPr>
      <w:r>
        <w:rPr>
          <w:rStyle w:val="CommentReference"/>
        </w:rPr>
        <w:annotationRef/>
      </w:r>
      <w:r>
        <w:t>To do: Put this information to the table.</w:t>
      </w:r>
    </w:p>
  </w:comment>
  <w:comment w:id="16" w:author="Margonis, Georgios Antonios/Sloan Kettering Institute" w:date="2021-06-04T20:04:00Z" w:initials="MGAKI">
    <w:p w14:paraId="15D7227F" w14:textId="454128A9" w:rsidR="00C67B24" w:rsidRDefault="00C67B24">
      <w:pPr>
        <w:pStyle w:val="CommentText"/>
      </w:pPr>
      <w:r>
        <w:rPr>
          <w:rStyle w:val="CommentReference"/>
        </w:rPr>
        <w:annotationRef/>
      </w:r>
      <w:r w:rsidR="001113EC">
        <w:t>Jane, p</w:t>
      </w:r>
      <w:r>
        <w:t>lease</w:t>
      </w:r>
      <w:r w:rsidR="001113EC">
        <w:t xml:space="preserve"> </w:t>
      </w:r>
      <w:r>
        <w:t>s</w:t>
      </w:r>
      <w:r w:rsidR="001113EC">
        <w:t>ee</w:t>
      </w:r>
      <w:r>
        <w:t xml:space="preserve"> my other comment</w:t>
      </w:r>
    </w:p>
  </w:comment>
  <w:comment w:id="18" w:author="Michael Belias" w:date="2021-06-06T19:39:00Z" w:initials="MB">
    <w:p w14:paraId="5B1945C8" w14:textId="529F472C" w:rsidR="009C0119" w:rsidRDefault="009C0119">
      <w:pPr>
        <w:pStyle w:val="CommentText"/>
      </w:pPr>
      <w:r>
        <w:rPr>
          <w:rStyle w:val="CommentReference"/>
        </w:rPr>
        <w:annotationRef/>
      </w:r>
      <w:r>
        <w:t xml:space="preserve">Since you use present tense </w:t>
      </w:r>
    </w:p>
  </w:comment>
  <w:comment w:id="23" w:author="Michael Belias" w:date="2021-06-06T20:09:00Z" w:initials="MB">
    <w:p w14:paraId="71A63D6C" w14:textId="40245332" w:rsidR="00C81ADE" w:rsidRPr="00C81ADE" w:rsidRDefault="00C81ADE">
      <w:pPr>
        <w:pStyle w:val="CommentText"/>
        <w:rPr>
          <w:lang w:val="en-US"/>
        </w:rPr>
      </w:pPr>
      <w:r>
        <w:rPr>
          <w:rStyle w:val="CommentReference"/>
        </w:rPr>
        <w:annotationRef/>
      </w:r>
      <w:r>
        <w:rPr>
          <w:lang w:val="en-US"/>
        </w:rPr>
        <w:t xml:space="preserve">Remember to report that </w:t>
      </w:r>
      <w:r>
        <w:rPr>
          <w:lang w:val="en-US"/>
        </w:rPr>
        <w:t>1 study</w:t>
      </w:r>
      <w:r>
        <w:rPr>
          <w:lang w:val="en-US"/>
        </w:rPr>
        <w:t xml:space="preserve"> was multi-institutional and we show it as 2, since we had access to th</w:t>
      </w:r>
      <w:r w:rsidR="00B051C5">
        <w:rPr>
          <w:lang w:val="en-US"/>
        </w:rPr>
        <w:t>eir data.</w:t>
      </w:r>
    </w:p>
  </w:comment>
  <w:comment w:id="30" w:author="Michael Belias" w:date="2021-06-06T20:14:00Z" w:initials="MB">
    <w:p w14:paraId="721B2FFB" w14:textId="009BC253" w:rsidR="00227DF7" w:rsidRDefault="00227DF7">
      <w:pPr>
        <w:pStyle w:val="CommentText"/>
      </w:pPr>
      <w:r>
        <w:rPr>
          <w:rFonts w:ascii="Roboto" w:hAnsi="Roboto"/>
          <w:color w:val="111111"/>
          <w:sz w:val="60"/>
          <w:szCs w:val="60"/>
          <w:shd w:val="clear" w:color="auto" w:fill="FFFFFF"/>
        </w:rPr>
        <w:t xml:space="preserve">I think that the total number of patients is </w:t>
      </w:r>
      <w:r>
        <w:rPr>
          <w:rStyle w:val="CommentReference"/>
        </w:rPr>
        <w:annotationRef/>
      </w:r>
      <w:r>
        <w:rPr>
          <w:rFonts w:ascii="Roboto" w:hAnsi="Roboto"/>
          <w:color w:val="111111"/>
          <w:sz w:val="60"/>
          <w:szCs w:val="60"/>
          <w:shd w:val="clear" w:color="auto" w:fill="FFFFFF"/>
        </w:rPr>
        <w:t>7</w:t>
      </w:r>
      <w:r w:rsidR="001275F3">
        <w:rPr>
          <w:rFonts w:ascii="Roboto" w:hAnsi="Roboto"/>
          <w:color w:val="111111"/>
          <w:sz w:val="60"/>
          <w:szCs w:val="60"/>
          <w:shd w:val="clear" w:color="auto" w:fill="FFFFFF"/>
        </w:rPr>
        <w:t>,</w:t>
      </w:r>
      <w:r>
        <w:rPr>
          <w:rFonts w:ascii="Roboto" w:hAnsi="Roboto"/>
          <w:color w:val="111111"/>
          <w:sz w:val="60"/>
          <w:szCs w:val="60"/>
          <w:shd w:val="clear" w:color="auto" w:fill="FFFFFF"/>
        </w:rPr>
        <w:t>575</w:t>
      </w:r>
      <w:r w:rsidR="00967DCA">
        <w:rPr>
          <w:rFonts w:ascii="Roboto" w:hAnsi="Roboto"/>
          <w:color w:val="111111"/>
          <w:sz w:val="60"/>
          <w:szCs w:val="60"/>
          <w:shd w:val="clear" w:color="auto" w:fill="FFFFFF"/>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DBBACF" w15:done="0"/>
  <w15:commentEx w15:paraId="10CF8E03" w15:done="0"/>
  <w15:commentEx w15:paraId="1CF2B84A" w15:paraIdParent="10CF8E03" w15:done="0"/>
  <w15:commentEx w15:paraId="439E226E" w15:done="0"/>
  <w15:commentEx w15:paraId="27E9823E" w15:done="0"/>
  <w15:commentEx w15:paraId="01B08AB4" w15:done="0"/>
  <w15:commentEx w15:paraId="730B67AD" w15:done="0"/>
  <w15:commentEx w15:paraId="15D7227F" w15:done="0"/>
  <w15:commentEx w15:paraId="5B1945C8" w15:done="0"/>
  <w15:commentEx w15:paraId="71A63D6C" w15:done="0"/>
  <w15:commentEx w15:paraId="721B2F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79BE4" w16cex:dateUtc="2021-06-06T16:09:00Z"/>
  <w16cex:commentExtensible w16cex:durableId="24650083" w16cex:dateUtc="2021-06-04T23:41:00Z"/>
  <w16cex:commentExtensible w16cex:durableId="24679C56" w16cex:dateUtc="2021-06-06T16:11:00Z"/>
  <w16cex:commentExtensible w16cex:durableId="24679C85" w16cex:dateUtc="2021-06-06T16:12:00Z"/>
  <w16cex:commentExtensible w16cex:durableId="24679CB5" w16cex:dateUtc="2021-06-06T16:12:00Z"/>
  <w16cex:commentExtensible w16cex:durableId="24679CDF" w16cex:dateUtc="2021-06-06T16:13:00Z"/>
  <w16cex:commentExtensible w16cex:durableId="24679D29" w16cex:dateUtc="2021-06-06T16:14:00Z"/>
  <w16cex:commentExtensible w16cex:durableId="246505D5" w16cex:dateUtc="2021-06-05T00:04:00Z"/>
  <w16cex:commentExtensible w16cex:durableId="2467A30C" w16cex:dateUtc="2021-06-06T16:39:00Z"/>
  <w16cex:commentExtensible w16cex:durableId="2467AA16" w16cex:dateUtc="2021-06-06T17:09:00Z"/>
  <w16cex:commentExtensible w16cex:durableId="2467AB26" w16cex:dateUtc="2021-06-06T17: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DBBACF" w16cid:durableId="24679BE4"/>
  <w16cid:commentId w16cid:paraId="10CF8E03" w16cid:durableId="24650083"/>
  <w16cid:commentId w16cid:paraId="1CF2B84A" w16cid:durableId="24679C56"/>
  <w16cid:commentId w16cid:paraId="439E226E" w16cid:durableId="24679C85"/>
  <w16cid:commentId w16cid:paraId="27E9823E" w16cid:durableId="24679CB5"/>
  <w16cid:commentId w16cid:paraId="01B08AB4" w16cid:durableId="24679CDF"/>
  <w16cid:commentId w16cid:paraId="730B67AD" w16cid:durableId="24679D29"/>
  <w16cid:commentId w16cid:paraId="15D7227F" w16cid:durableId="246505D5"/>
  <w16cid:commentId w16cid:paraId="5B1945C8" w16cid:durableId="2467A30C"/>
  <w16cid:commentId w16cid:paraId="71A63D6C" w16cid:durableId="2467AA16"/>
  <w16cid:commentId w16cid:paraId="721B2FFB" w16cid:durableId="2467AB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37364" w14:textId="77777777" w:rsidR="006A0C0F" w:rsidRDefault="006A0C0F" w:rsidP="00654B2D">
      <w:pPr>
        <w:spacing w:after="0" w:line="240" w:lineRule="auto"/>
      </w:pPr>
      <w:r>
        <w:separator/>
      </w:r>
    </w:p>
  </w:endnote>
  <w:endnote w:type="continuationSeparator" w:id="0">
    <w:p w14:paraId="5F33471E" w14:textId="77777777" w:rsidR="006A0C0F" w:rsidRDefault="006A0C0F" w:rsidP="00654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iryo">
    <w:charset w:val="80"/>
    <w:family w:val="swiss"/>
    <w:pitch w:val="variable"/>
    <w:sig w:usb0="E00002FF" w:usb1="6AC7FFFF" w:usb2="08000012" w:usb3="00000000" w:csb0="000200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200680"/>
      <w:docPartObj>
        <w:docPartGallery w:val="Page Numbers (Bottom of Page)"/>
        <w:docPartUnique/>
      </w:docPartObj>
    </w:sdtPr>
    <w:sdtEndPr>
      <w:rPr>
        <w:noProof/>
      </w:rPr>
    </w:sdtEndPr>
    <w:sdtContent>
      <w:p w14:paraId="0EC7755B" w14:textId="01DD26AE" w:rsidR="00654B2D" w:rsidRDefault="00654B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E1CBB4" w14:textId="77777777" w:rsidR="00654B2D" w:rsidRDefault="00654B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36E98" w14:textId="77777777" w:rsidR="006A0C0F" w:rsidRDefault="006A0C0F" w:rsidP="00654B2D">
      <w:pPr>
        <w:spacing w:after="0" w:line="240" w:lineRule="auto"/>
      </w:pPr>
      <w:r>
        <w:separator/>
      </w:r>
    </w:p>
  </w:footnote>
  <w:footnote w:type="continuationSeparator" w:id="0">
    <w:p w14:paraId="5C196574" w14:textId="77777777" w:rsidR="006A0C0F" w:rsidRDefault="006A0C0F" w:rsidP="00654B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4C522B"/>
    <w:multiLevelType w:val="multilevel"/>
    <w:tmpl w:val="10943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8C56992"/>
    <w:multiLevelType w:val="hybridMultilevel"/>
    <w:tmpl w:val="995AAD3C"/>
    <w:lvl w:ilvl="0" w:tplc="50202C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ael Belias">
    <w15:presenceInfo w15:providerId="Windows Live" w15:userId="6980422c86c3994f"/>
  </w15:person>
  <w15:person w15:author="Margonis, Georgios Antonios/Sloan Kettering Institute">
    <w15:presenceInfo w15:providerId="AD" w15:userId="S::MargoniG@mskcc.org::1461529f-7b30-4f34-a2cb-ef9ee74ef0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nnals of Surge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5xs09pza95zrsevwvkxsew95ezf9pwav95a&quot;&gt;Belias meta KRAS&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record-ids&gt;&lt;/item&gt;&lt;/Libraries&gt;"/>
  </w:docVars>
  <w:rsids>
    <w:rsidRoot w:val="00DF3ABF"/>
    <w:rsid w:val="0000223F"/>
    <w:rsid w:val="000027C4"/>
    <w:rsid w:val="000032EF"/>
    <w:rsid w:val="000034A0"/>
    <w:rsid w:val="0000491A"/>
    <w:rsid w:val="00005770"/>
    <w:rsid w:val="00006492"/>
    <w:rsid w:val="00012A0F"/>
    <w:rsid w:val="00012A85"/>
    <w:rsid w:val="0001401E"/>
    <w:rsid w:val="00015095"/>
    <w:rsid w:val="0001582C"/>
    <w:rsid w:val="00016942"/>
    <w:rsid w:val="00016D4E"/>
    <w:rsid w:val="000204D2"/>
    <w:rsid w:val="00020957"/>
    <w:rsid w:val="000216DA"/>
    <w:rsid w:val="00025705"/>
    <w:rsid w:val="00030370"/>
    <w:rsid w:val="00030508"/>
    <w:rsid w:val="00030B70"/>
    <w:rsid w:val="00042F72"/>
    <w:rsid w:val="000433CC"/>
    <w:rsid w:val="00045FDE"/>
    <w:rsid w:val="00050B66"/>
    <w:rsid w:val="00051552"/>
    <w:rsid w:val="00053BC1"/>
    <w:rsid w:val="0005490E"/>
    <w:rsid w:val="00056B2D"/>
    <w:rsid w:val="00056D99"/>
    <w:rsid w:val="00060814"/>
    <w:rsid w:val="00060861"/>
    <w:rsid w:val="00061016"/>
    <w:rsid w:val="00064AA1"/>
    <w:rsid w:val="000668FF"/>
    <w:rsid w:val="00067673"/>
    <w:rsid w:val="00070151"/>
    <w:rsid w:val="00070E41"/>
    <w:rsid w:val="0007146B"/>
    <w:rsid w:val="00071AC7"/>
    <w:rsid w:val="00075343"/>
    <w:rsid w:val="00075DD9"/>
    <w:rsid w:val="0007717E"/>
    <w:rsid w:val="00080F3E"/>
    <w:rsid w:val="00081167"/>
    <w:rsid w:val="00087362"/>
    <w:rsid w:val="00096D81"/>
    <w:rsid w:val="00097CFD"/>
    <w:rsid w:val="000A3308"/>
    <w:rsid w:val="000A3DAB"/>
    <w:rsid w:val="000A4381"/>
    <w:rsid w:val="000A5291"/>
    <w:rsid w:val="000B4C34"/>
    <w:rsid w:val="000B591F"/>
    <w:rsid w:val="000B69D5"/>
    <w:rsid w:val="000B6A85"/>
    <w:rsid w:val="000B7D71"/>
    <w:rsid w:val="000C0683"/>
    <w:rsid w:val="000C0D0A"/>
    <w:rsid w:val="000C1AB1"/>
    <w:rsid w:val="000C3783"/>
    <w:rsid w:val="000C4B9C"/>
    <w:rsid w:val="000C5E5B"/>
    <w:rsid w:val="000D1311"/>
    <w:rsid w:val="000D1DA2"/>
    <w:rsid w:val="000D6861"/>
    <w:rsid w:val="000D77C0"/>
    <w:rsid w:val="000E0F0E"/>
    <w:rsid w:val="000E1805"/>
    <w:rsid w:val="000E2775"/>
    <w:rsid w:val="000E399C"/>
    <w:rsid w:val="000E3BF0"/>
    <w:rsid w:val="000E643D"/>
    <w:rsid w:val="000E654A"/>
    <w:rsid w:val="000E6F4F"/>
    <w:rsid w:val="000F147C"/>
    <w:rsid w:val="000F2C80"/>
    <w:rsid w:val="000F42E2"/>
    <w:rsid w:val="000F4E60"/>
    <w:rsid w:val="000F4FD7"/>
    <w:rsid w:val="000F6CC5"/>
    <w:rsid w:val="001007AD"/>
    <w:rsid w:val="00102775"/>
    <w:rsid w:val="00104295"/>
    <w:rsid w:val="001109FA"/>
    <w:rsid w:val="001113EC"/>
    <w:rsid w:val="00112BBD"/>
    <w:rsid w:val="001136D6"/>
    <w:rsid w:val="00115899"/>
    <w:rsid w:val="00115C27"/>
    <w:rsid w:val="001175A2"/>
    <w:rsid w:val="0011791B"/>
    <w:rsid w:val="00121D21"/>
    <w:rsid w:val="00122A61"/>
    <w:rsid w:val="00122B08"/>
    <w:rsid w:val="0012335A"/>
    <w:rsid w:val="00124ED5"/>
    <w:rsid w:val="0012578B"/>
    <w:rsid w:val="001266ED"/>
    <w:rsid w:val="001275F3"/>
    <w:rsid w:val="00127F23"/>
    <w:rsid w:val="0013100B"/>
    <w:rsid w:val="0013103B"/>
    <w:rsid w:val="00131643"/>
    <w:rsid w:val="00135A9A"/>
    <w:rsid w:val="001371C2"/>
    <w:rsid w:val="001408BA"/>
    <w:rsid w:val="00140FAF"/>
    <w:rsid w:val="0014204C"/>
    <w:rsid w:val="00145C95"/>
    <w:rsid w:val="0014751A"/>
    <w:rsid w:val="00147E34"/>
    <w:rsid w:val="00153C29"/>
    <w:rsid w:val="0015648D"/>
    <w:rsid w:val="00156A1C"/>
    <w:rsid w:val="00161518"/>
    <w:rsid w:val="001626E6"/>
    <w:rsid w:val="00162CEC"/>
    <w:rsid w:val="001648B8"/>
    <w:rsid w:val="00165667"/>
    <w:rsid w:val="00172D4C"/>
    <w:rsid w:val="00174658"/>
    <w:rsid w:val="00176549"/>
    <w:rsid w:val="00177CDA"/>
    <w:rsid w:val="00183359"/>
    <w:rsid w:val="00183699"/>
    <w:rsid w:val="001837D9"/>
    <w:rsid w:val="00183C49"/>
    <w:rsid w:val="00185D69"/>
    <w:rsid w:val="001874C6"/>
    <w:rsid w:val="00190A90"/>
    <w:rsid w:val="00190E20"/>
    <w:rsid w:val="00193597"/>
    <w:rsid w:val="00193AFA"/>
    <w:rsid w:val="00195D16"/>
    <w:rsid w:val="00196607"/>
    <w:rsid w:val="00196915"/>
    <w:rsid w:val="00196947"/>
    <w:rsid w:val="001A0577"/>
    <w:rsid w:val="001A2A63"/>
    <w:rsid w:val="001A3072"/>
    <w:rsid w:val="001A4174"/>
    <w:rsid w:val="001A4DBA"/>
    <w:rsid w:val="001A4E99"/>
    <w:rsid w:val="001A54B8"/>
    <w:rsid w:val="001A63C8"/>
    <w:rsid w:val="001A650B"/>
    <w:rsid w:val="001A7007"/>
    <w:rsid w:val="001B0988"/>
    <w:rsid w:val="001B1464"/>
    <w:rsid w:val="001B538D"/>
    <w:rsid w:val="001C0E9F"/>
    <w:rsid w:val="001C2D32"/>
    <w:rsid w:val="001C6BE4"/>
    <w:rsid w:val="001C784E"/>
    <w:rsid w:val="001D31DF"/>
    <w:rsid w:val="001D448C"/>
    <w:rsid w:val="001D4702"/>
    <w:rsid w:val="001D5DE0"/>
    <w:rsid w:val="001D6B00"/>
    <w:rsid w:val="001E04B5"/>
    <w:rsid w:val="001E3763"/>
    <w:rsid w:val="001E3F6F"/>
    <w:rsid w:val="001E4BE6"/>
    <w:rsid w:val="001E5A4C"/>
    <w:rsid w:val="001F17D0"/>
    <w:rsid w:val="001F1B01"/>
    <w:rsid w:val="001F6147"/>
    <w:rsid w:val="001F6F21"/>
    <w:rsid w:val="00200C38"/>
    <w:rsid w:val="00200D66"/>
    <w:rsid w:val="00201D13"/>
    <w:rsid w:val="00206E66"/>
    <w:rsid w:val="00206F15"/>
    <w:rsid w:val="002134C7"/>
    <w:rsid w:val="00214AE1"/>
    <w:rsid w:val="00214DC1"/>
    <w:rsid w:val="002162C3"/>
    <w:rsid w:val="002174F1"/>
    <w:rsid w:val="00217563"/>
    <w:rsid w:val="002233B7"/>
    <w:rsid w:val="00223751"/>
    <w:rsid w:val="00223ADB"/>
    <w:rsid w:val="00227C89"/>
    <w:rsid w:val="00227DEC"/>
    <w:rsid w:val="00227DF7"/>
    <w:rsid w:val="0023061A"/>
    <w:rsid w:val="00230B74"/>
    <w:rsid w:val="002326C3"/>
    <w:rsid w:val="00235B30"/>
    <w:rsid w:val="00245DAF"/>
    <w:rsid w:val="00250240"/>
    <w:rsid w:val="00250690"/>
    <w:rsid w:val="002576D6"/>
    <w:rsid w:val="00260EE9"/>
    <w:rsid w:val="00260FED"/>
    <w:rsid w:val="002670B2"/>
    <w:rsid w:val="00267977"/>
    <w:rsid w:val="0027036D"/>
    <w:rsid w:val="00271269"/>
    <w:rsid w:val="00272064"/>
    <w:rsid w:val="002730A9"/>
    <w:rsid w:val="00274ACB"/>
    <w:rsid w:val="00275A54"/>
    <w:rsid w:val="002762C3"/>
    <w:rsid w:val="00280D54"/>
    <w:rsid w:val="00282986"/>
    <w:rsid w:val="00282EAA"/>
    <w:rsid w:val="00283137"/>
    <w:rsid w:val="00285EE6"/>
    <w:rsid w:val="0029000D"/>
    <w:rsid w:val="00292855"/>
    <w:rsid w:val="00294D92"/>
    <w:rsid w:val="002956E2"/>
    <w:rsid w:val="00295FC0"/>
    <w:rsid w:val="0029755F"/>
    <w:rsid w:val="00297876"/>
    <w:rsid w:val="002A0102"/>
    <w:rsid w:val="002A29E9"/>
    <w:rsid w:val="002A326D"/>
    <w:rsid w:val="002A3A3F"/>
    <w:rsid w:val="002A4190"/>
    <w:rsid w:val="002A5DEB"/>
    <w:rsid w:val="002A6285"/>
    <w:rsid w:val="002A6434"/>
    <w:rsid w:val="002A66D4"/>
    <w:rsid w:val="002B1C77"/>
    <w:rsid w:val="002B4EAD"/>
    <w:rsid w:val="002B5DCC"/>
    <w:rsid w:val="002B6227"/>
    <w:rsid w:val="002B7D68"/>
    <w:rsid w:val="002C00CC"/>
    <w:rsid w:val="002C06F2"/>
    <w:rsid w:val="002C0F0B"/>
    <w:rsid w:val="002C1791"/>
    <w:rsid w:val="002C20EA"/>
    <w:rsid w:val="002C27BC"/>
    <w:rsid w:val="002C4154"/>
    <w:rsid w:val="002C5061"/>
    <w:rsid w:val="002C59C3"/>
    <w:rsid w:val="002C65A8"/>
    <w:rsid w:val="002C719F"/>
    <w:rsid w:val="002C791D"/>
    <w:rsid w:val="002D0017"/>
    <w:rsid w:val="002D0E81"/>
    <w:rsid w:val="002D3322"/>
    <w:rsid w:val="002D3834"/>
    <w:rsid w:val="002D44CF"/>
    <w:rsid w:val="002D6A26"/>
    <w:rsid w:val="002D6B2D"/>
    <w:rsid w:val="002D77A7"/>
    <w:rsid w:val="002D7CFC"/>
    <w:rsid w:val="002E0373"/>
    <w:rsid w:val="002E1522"/>
    <w:rsid w:val="002E2AD2"/>
    <w:rsid w:val="002E3E2B"/>
    <w:rsid w:val="002E5CBF"/>
    <w:rsid w:val="002E6378"/>
    <w:rsid w:val="002F11B8"/>
    <w:rsid w:val="002F1589"/>
    <w:rsid w:val="002F1CBE"/>
    <w:rsid w:val="002F4D2A"/>
    <w:rsid w:val="00301198"/>
    <w:rsid w:val="00301979"/>
    <w:rsid w:val="003100FD"/>
    <w:rsid w:val="00310DC3"/>
    <w:rsid w:val="00312B67"/>
    <w:rsid w:val="00312DD7"/>
    <w:rsid w:val="003135E4"/>
    <w:rsid w:val="003147CB"/>
    <w:rsid w:val="0031577C"/>
    <w:rsid w:val="0032027F"/>
    <w:rsid w:val="0032155B"/>
    <w:rsid w:val="00324E3D"/>
    <w:rsid w:val="00324E4E"/>
    <w:rsid w:val="00326AF3"/>
    <w:rsid w:val="0032784B"/>
    <w:rsid w:val="0033007E"/>
    <w:rsid w:val="00330341"/>
    <w:rsid w:val="00331095"/>
    <w:rsid w:val="003314BC"/>
    <w:rsid w:val="00332EAC"/>
    <w:rsid w:val="00333F72"/>
    <w:rsid w:val="00334983"/>
    <w:rsid w:val="00334F9E"/>
    <w:rsid w:val="0033730E"/>
    <w:rsid w:val="00337E3A"/>
    <w:rsid w:val="00342A0D"/>
    <w:rsid w:val="00344624"/>
    <w:rsid w:val="00345171"/>
    <w:rsid w:val="00345704"/>
    <w:rsid w:val="003467F9"/>
    <w:rsid w:val="00351873"/>
    <w:rsid w:val="00352390"/>
    <w:rsid w:val="00352AF2"/>
    <w:rsid w:val="0035312E"/>
    <w:rsid w:val="00360FE8"/>
    <w:rsid w:val="00362DC6"/>
    <w:rsid w:val="00367750"/>
    <w:rsid w:val="00371ED2"/>
    <w:rsid w:val="00373A0F"/>
    <w:rsid w:val="00374BC0"/>
    <w:rsid w:val="003758C7"/>
    <w:rsid w:val="0037654D"/>
    <w:rsid w:val="00377A8D"/>
    <w:rsid w:val="00381F0C"/>
    <w:rsid w:val="003829A8"/>
    <w:rsid w:val="00383181"/>
    <w:rsid w:val="003870D6"/>
    <w:rsid w:val="00387F5A"/>
    <w:rsid w:val="0039025E"/>
    <w:rsid w:val="0039103E"/>
    <w:rsid w:val="00394603"/>
    <w:rsid w:val="003A1F30"/>
    <w:rsid w:val="003A3742"/>
    <w:rsid w:val="003A5C0F"/>
    <w:rsid w:val="003A6560"/>
    <w:rsid w:val="003A7E4F"/>
    <w:rsid w:val="003B19A7"/>
    <w:rsid w:val="003B230E"/>
    <w:rsid w:val="003B31AE"/>
    <w:rsid w:val="003B35B7"/>
    <w:rsid w:val="003B3EF2"/>
    <w:rsid w:val="003B56FD"/>
    <w:rsid w:val="003B60EA"/>
    <w:rsid w:val="003B6AB9"/>
    <w:rsid w:val="003C18A6"/>
    <w:rsid w:val="003C3A8C"/>
    <w:rsid w:val="003C79C1"/>
    <w:rsid w:val="003D137D"/>
    <w:rsid w:val="003E21A1"/>
    <w:rsid w:val="003E33E0"/>
    <w:rsid w:val="003E3B76"/>
    <w:rsid w:val="003E405A"/>
    <w:rsid w:val="003E55DD"/>
    <w:rsid w:val="003E5AAD"/>
    <w:rsid w:val="003E71B2"/>
    <w:rsid w:val="003F031E"/>
    <w:rsid w:val="003F09DC"/>
    <w:rsid w:val="003F1439"/>
    <w:rsid w:val="003F20CE"/>
    <w:rsid w:val="003F6BAE"/>
    <w:rsid w:val="004007EA"/>
    <w:rsid w:val="0040141A"/>
    <w:rsid w:val="004019D9"/>
    <w:rsid w:val="00402734"/>
    <w:rsid w:val="004038F7"/>
    <w:rsid w:val="00403C94"/>
    <w:rsid w:val="00404603"/>
    <w:rsid w:val="00404F31"/>
    <w:rsid w:val="0040528C"/>
    <w:rsid w:val="00405B99"/>
    <w:rsid w:val="00413736"/>
    <w:rsid w:val="00415B23"/>
    <w:rsid w:val="004201B2"/>
    <w:rsid w:val="00422068"/>
    <w:rsid w:val="00422E21"/>
    <w:rsid w:val="00422F04"/>
    <w:rsid w:val="004240DA"/>
    <w:rsid w:val="00427EDF"/>
    <w:rsid w:val="0043134B"/>
    <w:rsid w:val="00431773"/>
    <w:rsid w:val="00436199"/>
    <w:rsid w:val="0044270A"/>
    <w:rsid w:val="00442B58"/>
    <w:rsid w:val="00443718"/>
    <w:rsid w:val="00445AC3"/>
    <w:rsid w:val="00445D1B"/>
    <w:rsid w:val="004462EE"/>
    <w:rsid w:val="00446CFC"/>
    <w:rsid w:val="00450800"/>
    <w:rsid w:val="00450E46"/>
    <w:rsid w:val="00452BC6"/>
    <w:rsid w:val="0045317D"/>
    <w:rsid w:val="00453ED4"/>
    <w:rsid w:val="004610BB"/>
    <w:rsid w:val="0046233E"/>
    <w:rsid w:val="0046339B"/>
    <w:rsid w:val="004710BF"/>
    <w:rsid w:val="00471C6B"/>
    <w:rsid w:val="004749C3"/>
    <w:rsid w:val="004769B5"/>
    <w:rsid w:val="00477679"/>
    <w:rsid w:val="004907EC"/>
    <w:rsid w:val="00490B35"/>
    <w:rsid w:val="00491BEF"/>
    <w:rsid w:val="004944BA"/>
    <w:rsid w:val="00497DCE"/>
    <w:rsid w:val="004A2118"/>
    <w:rsid w:val="004A2264"/>
    <w:rsid w:val="004A30AA"/>
    <w:rsid w:val="004A348B"/>
    <w:rsid w:val="004A4246"/>
    <w:rsid w:val="004A69BA"/>
    <w:rsid w:val="004B4917"/>
    <w:rsid w:val="004B64C9"/>
    <w:rsid w:val="004B6DF1"/>
    <w:rsid w:val="004C2E4A"/>
    <w:rsid w:val="004D10BD"/>
    <w:rsid w:val="004D2C25"/>
    <w:rsid w:val="004D35E8"/>
    <w:rsid w:val="004D4B38"/>
    <w:rsid w:val="004D643B"/>
    <w:rsid w:val="004D6E32"/>
    <w:rsid w:val="004E1766"/>
    <w:rsid w:val="004E44BB"/>
    <w:rsid w:val="004E46AB"/>
    <w:rsid w:val="004E7218"/>
    <w:rsid w:val="004E74B9"/>
    <w:rsid w:val="004E7665"/>
    <w:rsid w:val="004F27D2"/>
    <w:rsid w:val="004F4A5C"/>
    <w:rsid w:val="004F773E"/>
    <w:rsid w:val="00506E30"/>
    <w:rsid w:val="00510977"/>
    <w:rsid w:val="0051130F"/>
    <w:rsid w:val="005139F3"/>
    <w:rsid w:val="005152A7"/>
    <w:rsid w:val="00516742"/>
    <w:rsid w:val="005202D9"/>
    <w:rsid w:val="005205FE"/>
    <w:rsid w:val="0052275D"/>
    <w:rsid w:val="005261E8"/>
    <w:rsid w:val="005279AC"/>
    <w:rsid w:val="00527CA3"/>
    <w:rsid w:val="005308FA"/>
    <w:rsid w:val="00532796"/>
    <w:rsid w:val="00533A21"/>
    <w:rsid w:val="00535A3A"/>
    <w:rsid w:val="005361D3"/>
    <w:rsid w:val="00541D22"/>
    <w:rsid w:val="005428CB"/>
    <w:rsid w:val="00545BDE"/>
    <w:rsid w:val="0054628D"/>
    <w:rsid w:val="005473CF"/>
    <w:rsid w:val="00547BB5"/>
    <w:rsid w:val="005512C1"/>
    <w:rsid w:val="0055130B"/>
    <w:rsid w:val="00551528"/>
    <w:rsid w:val="00551B01"/>
    <w:rsid w:val="00552F54"/>
    <w:rsid w:val="00553852"/>
    <w:rsid w:val="00553C88"/>
    <w:rsid w:val="005541A7"/>
    <w:rsid w:val="0055445B"/>
    <w:rsid w:val="005556B6"/>
    <w:rsid w:val="00556048"/>
    <w:rsid w:val="0055606D"/>
    <w:rsid w:val="00557273"/>
    <w:rsid w:val="00557E1C"/>
    <w:rsid w:val="00560392"/>
    <w:rsid w:val="00560930"/>
    <w:rsid w:val="00560E43"/>
    <w:rsid w:val="005615FA"/>
    <w:rsid w:val="00571C34"/>
    <w:rsid w:val="005749BA"/>
    <w:rsid w:val="00577A9A"/>
    <w:rsid w:val="00577CC7"/>
    <w:rsid w:val="005829BC"/>
    <w:rsid w:val="00585069"/>
    <w:rsid w:val="005858E2"/>
    <w:rsid w:val="005877C8"/>
    <w:rsid w:val="005900C8"/>
    <w:rsid w:val="005935F4"/>
    <w:rsid w:val="00593C13"/>
    <w:rsid w:val="005945C5"/>
    <w:rsid w:val="005947EB"/>
    <w:rsid w:val="00594B27"/>
    <w:rsid w:val="005963FB"/>
    <w:rsid w:val="00596D20"/>
    <w:rsid w:val="00597A19"/>
    <w:rsid w:val="00597D3D"/>
    <w:rsid w:val="00597D4A"/>
    <w:rsid w:val="005A082B"/>
    <w:rsid w:val="005A0A1A"/>
    <w:rsid w:val="005A0E1A"/>
    <w:rsid w:val="005A1496"/>
    <w:rsid w:val="005A2F45"/>
    <w:rsid w:val="005A3E92"/>
    <w:rsid w:val="005A4463"/>
    <w:rsid w:val="005A7132"/>
    <w:rsid w:val="005B019A"/>
    <w:rsid w:val="005B0B50"/>
    <w:rsid w:val="005B0E77"/>
    <w:rsid w:val="005B267E"/>
    <w:rsid w:val="005B4227"/>
    <w:rsid w:val="005B5C0E"/>
    <w:rsid w:val="005B5DBB"/>
    <w:rsid w:val="005B6006"/>
    <w:rsid w:val="005B768E"/>
    <w:rsid w:val="005B7765"/>
    <w:rsid w:val="005C0A69"/>
    <w:rsid w:val="005C2574"/>
    <w:rsid w:val="005C25E5"/>
    <w:rsid w:val="005C53F9"/>
    <w:rsid w:val="005D088A"/>
    <w:rsid w:val="005D1352"/>
    <w:rsid w:val="005D1D70"/>
    <w:rsid w:val="005D4205"/>
    <w:rsid w:val="005D6419"/>
    <w:rsid w:val="005E4C2A"/>
    <w:rsid w:val="005E5ADB"/>
    <w:rsid w:val="005E760D"/>
    <w:rsid w:val="005E77E1"/>
    <w:rsid w:val="005F1379"/>
    <w:rsid w:val="005F14FA"/>
    <w:rsid w:val="005F29AF"/>
    <w:rsid w:val="005F388F"/>
    <w:rsid w:val="005F59D9"/>
    <w:rsid w:val="005F5C92"/>
    <w:rsid w:val="005F6914"/>
    <w:rsid w:val="006017FC"/>
    <w:rsid w:val="00601F55"/>
    <w:rsid w:val="006035AE"/>
    <w:rsid w:val="00603FD7"/>
    <w:rsid w:val="00612A21"/>
    <w:rsid w:val="00615942"/>
    <w:rsid w:val="006171AD"/>
    <w:rsid w:val="006203BF"/>
    <w:rsid w:val="00620EA7"/>
    <w:rsid w:val="006278F4"/>
    <w:rsid w:val="00632A82"/>
    <w:rsid w:val="00633048"/>
    <w:rsid w:val="00634D1A"/>
    <w:rsid w:val="0063720E"/>
    <w:rsid w:val="00640131"/>
    <w:rsid w:val="00641218"/>
    <w:rsid w:val="0064309B"/>
    <w:rsid w:val="006447B3"/>
    <w:rsid w:val="00644EC8"/>
    <w:rsid w:val="00645427"/>
    <w:rsid w:val="00651190"/>
    <w:rsid w:val="00651769"/>
    <w:rsid w:val="00652047"/>
    <w:rsid w:val="00652AA3"/>
    <w:rsid w:val="00653A11"/>
    <w:rsid w:val="00654B2D"/>
    <w:rsid w:val="00654E16"/>
    <w:rsid w:val="006565C5"/>
    <w:rsid w:val="006573C6"/>
    <w:rsid w:val="0065798F"/>
    <w:rsid w:val="00661726"/>
    <w:rsid w:val="006622AD"/>
    <w:rsid w:val="00664368"/>
    <w:rsid w:val="00664A88"/>
    <w:rsid w:val="0066510E"/>
    <w:rsid w:val="00666834"/>
    <w:rsid w:val="00667C32"/>
    <w:rsid w:val="00671BEB"/>
    <w:rsid w:val="006767E5"/>
    <w:rsid w:val="00676D74"/>
    <w:rsid w:val="006804A8"/>
    <w:rsid w:val="00680728"/>
    <w:rsid w:val="00681F79"/>
    <w:rsid w:val="006829F7"/>
    <w:rsid w:val="00683FF2"/>
    <w:rsid w:val="006841AE"/>
    <w:rsid w:val="00686F9E"/>
    <w:rsid w:val="00690BB2"/>
    <w:rsid w:val="0069144F"/>
    <w:rsid w:val="00693899"/>
    <w:rsid w:val="0069557A"/>
    <w:rsid w:val="006A0B86"/>
    <w:rsid w:val="006A0C0F"/>
    <w:rsid w:val="006A16DA"/>
    <w:rsid w:val="006A1A0E"/>
    <w:rsid w:val="006A2316"/>
    <w:rsid w:val="006A367E"/>
    <w:rsid w:val="006A66B9"/>
    <w:rsid w:val="006B0E56"/>
    <w:rsid w:val="006B132F"/>
    <w:rsid w:val="006B2F9D"/>
    <w:rsid w:val="006B398B"/>
    <w:rsid w:val="006B3E8A"/>
    <w:rsid w:val="006B490A"/>
    <w:rsid w:val="006B60A8"/>
    <w:rsid w:val="006B7A18"/>
    <w:rsid w:val="006C2885"/>
    <w:rsid w:val="006C2985"/>
    <w:rsid w:val="006C5AEB"/>
    <w:rsid w:val="006C5FB4"/>
    <w:rsid w:val="006C6099"/>
    <w:rsid w:val="006C6DB3"/>
    <w:rsid w:val="006D02BA"/>
    <w:rsid w:val="006D0562"/>
    <w:rsid w:val="006D29F8"/>
    <w:rsid w:val="006D42D2"/>
    <w:rsid w:val="006D4707"/>
    <w:rsid w:val="006D4A08"/>
    <w:rsid w:val="006D64FE"/>
    <w:rsid w:val="006D76EC"/>
    <w:rsid w:val="006D7969"/>
    <w:rsid w:val="006E02FA"/>
    <w:rsid w:val="006E290F"/>
    <w:rsid w:val="006E3490"/>
    <w:rsid w:val="006E45E0"/>
    <w:rsid w:val="006E54B3"/>
    <w:rsid w:val="006E5A10"/>
    <w:rsid w:val="006E6A7F"/>
    <w:rsid w:val="006F0EB2"/>
    <w:rsid w:val="006F16DE"/>
    <w:rsid w:val="006F26C6"/>
    <w:rsid w:val="006F4542"/>
    <w:rsid w:val="006F604E"/>
    <w:rsid w:val="006F7430"/>
    <w:rsid w:val="00701176"/>
    <w:rsid w:val="00703A5E"/>
    <w:rsid w:val="00706890"/>
    <w:rsid w:val="00711E65"/>
    <w:rsid w:val="007128CE"/>
    <w:rsid w:val="0071502F"/>
    <w:rsid w:val="00715D37"/>
    <w:rsid w:val="00717D35"/>
    <w:rsid w:val="007208A7"/>
    <w:rsid w:val="00723150"/>
    <w:rsid w:val="0072353E"/>
    <w:rsid w:val="00724920"/>
    <w:rsid w:val="00727BEC"/>
    <w:rsid w:val="007315B4"/>
    <w:rsid w:val="00740DFB"/>
    <w:rsid w:val="00741D0E"/>
    <w:rsid w:val="0074263B"/>
    <w:rsid w:val="007427D5"/>
    <w:rsid w:val="00743717"/>
    <w:rsid w:val="00743A6E"/>
    <w:rsid w:val="007451A6"/>
    <w:rsid w:val="007507B6"/>
    <w:rsid w:val="0075202F"/>
    <w:rsid w:val="00752796"/>
    <w:rsid w:val="00755234"/>
    <w:rsid w:val="00755B01"/>
    <w:rsid w:val="0075679E"/>
    <w:rsid w:val="00756F3C"/>
    <w:rsid w:val="007616C7"/>
    <w:rsid w:val="00763592"/>
    <w:rsid w:val="00765A9B"/>
    <w:rsid w:val="00767C4C"/>
    <w:rsid w:val="00767C7B"/>
    <w:rsid w:val="0077302B"/>
    <w:rsid w:val="00775271"/>
    <w:rsid w:val="00775E80"/>
    <w:rsid w:val="0077750D"/>
    <w:rsid w:val="00777903"/>
    <w:rsid w:val="00777AED"/>
    <w:rsid w:val="00780522"/>
    <w:rsid w:val="007824EA"/>
    <w:rsid w:val="00783815"/>
    <w:rsid w:val="00784009"/>
    <w:rsid w:val="00786312"/>
    <w:rsid w:val="007867DA"/>
    <w:rsid w:val="007909F7"/>
    <w:rsid w:val="00791901"/>
    <w:rsid w:val="00792517"/>
    <w:rsid w:val="00794D86"/>
    <w:rsid w:val="007950AB"/>
    <w:rsid w:val="00796107"/>
    <w:rsid w:val="00796AEB"/>
    <w:rsid w:val="007A034B"/>
    <w:rsid w:val="007A0358"/>
    <w:rsid w:val="007A07DF"/>
    <w:rsid w:val="007A23E8"/>
    <w:rsid w:val="007A4835"/>
    <w:rsid w:val="007A7347"/>
    <w:rsid w:val="007B10A6"/>
    <w:rsid w:val="007B2393"/>
    <w:rsid w:val="007B26F9"/>
    <w:rsid w:val="007B3065"/>
    <w:rsid w:val="007B38DE"/>
    <w:rsid w:val="007B4005"/>
    <w:rsid w:val="007B439D"/>
    <w:rsid w:val="007B696C"/>
    <w:rsid w:val="007C28E1"/>
    <w:rsid w:val="007C3793"/>
    <w:rsid w:val="007C436E"/>
    <w:rsid w:val="007C6138"/>
    <w:rsid w:val="007C69F9"/>
    <w:rsid w:val="007D06A7"/>
    <w:rsid w:val="007D0E62"/>
    <w:rsid w:val="007D0F91"/>
    <w:rsid w:val="007D3D04"/>
    <w:rsid w:val="007D6855"/>
    <w:rsid w:val="007E134E"/>
    <w:rsid w:val="007E22B5"/>
    <w:rsid w:val="007E28EE"/>
    <w:rsid w:val="007E5E32"/>
    <w:rsid w:val="007F1EF4"/>
    <w:rsid w:val="007F3027"/>
    <w:rsid w:val="007F5D9F"/>
    <w:rsid w:val="007F6FB3"/>
    <w:rsid w:val="007F7CAB"/>
    <w:rsid w:val="00800245"/>
    <w:rsid w:val="00800D5D"/>
    <w:rsid w:val="00802575"/>
    <w:rsid w:val="008041B9"/>
    <w:rsid w:val="00804434"/>
    <w:rsid w:val="008100E9"/>
    <w:rsid w:val="00810CB2"/>
    <w:rsid w:val="00816FAF"/>
    <w:rsid w:val="008244C6"/>
    <w:rsid w:val="00825163"/>
    <w:rsid w:val="00825F0A"/>
    <w:rsid w:val="00826DFC"/>
    <w:rsid w:val="0082723F"/>
    <w:rsid w:val="008331BB"/>
    <w:rsid w:val="00833426"/>
    <w:rsid w:val="0083373E"/>
    <w:rsid w:val="00834EA7"/>
    <w:rsid w:val="00835DE5"/>
    <w:rsid w:val="00836347"/>
    <w:rsid w:val="00837AB8"/>
    <w:rsid w:val="0084166D"/>
    <w:rsid w:val="0084410D"/>
    <w:rsid w:val="008466F2"/>
    <w:rsid w:val="008503F6"/>
    <w:rsid w:val="00852A0A"/>
    <w:rsid w:val="0085301B"/>
    <w:rsid w:val="008533DB"/>
    <w:rsid w:val="00857CD6"/>
    <w:rsid w:val="00860E1F"/>
    <w:rsid w:val="00862256"/>
    <w:rsid w:val="0086568F"/>
    <w:rsid w:val="00867EF4"/>
    <w:rsid w:val="00871073"/>
    <w:rsid w:val="00873233"/>
    <w:rsid w:val="00873675"/>
    <w:rsid w:val="008753FA"/>
    <w:rsid w:val="00877687"/>
    <w:rsid w:val="008778A7"/>
    <w:rsid w:val="008800D7"/>
    <w:rsid w:val="00881646"/>
    <w:rsid w:val="008819DF"/>
    <w:rsid w:val="00881F6A"/>
    <w:rsid w:val="00882D5E"/>
    <w:rsid w:val="008835C0"/>
    <w:rsid w:val="008848E3"/>
    <w:rsid w:val="0088535C"/>
    <w:rsid w:val="00885807"/>
    <w:rsid w:val="00886D3A"/>
    <w:rsid w:val="00887398"/>
    <w:rsid w:val="00890A47"/>
    <w:rsid w:val="008948FF"/>
    <w:rsid w:val="008959D7"/>
    <w:rsid w:val="00896117"/>
    <w:rsid w:val="00897296"/>
    <w:rsid w:val="00897922"/>
    <w:rsid w:val="00897C9A"/>
    <w:rsid w:val="008A0562"/>
    <w:rsid w:val="008A085B"/>
    <w:rsid w:val="008A2074"/>
    <w:rsid w:val="008A2A51"/>
    <w:rsid w:val="008A31A8"/>
    <w:rsid w:val="008A510B"/>
    <w:rsid w:val="008A5AAC"/>
    <w:rsid w:val="008A72C8"/>
    <w:rsid w:val="008A7ECD"/>
    <w:rsid w:val="008B2657"/>
    <w:rsid w:val="008B2710"/>
    <w:rsid w:val="008B2C07"/>
    <w:rsid w:val="008B3136"/>
    <w:rsid w:val="008B676A"/>
    <w:rsid w:val="008B6E5B"/>
    <w:rsid w:val="008B79AB"/>
    <w:rsid w:val="008C17C4"/>
    <w:rsid w:val="008C2146"/>
    <w:rsid w:val="008C4D94"/>
    <w:rsid w:val="008C5032"/>
    <w:rsid w:val="008C5857"/>
    <w:rsid w:val="008C5F55"/>
    <w:rsid w:val="008C6F41"/>
    <w:rsid w:val="008C7015"/>
    <w:rsid w:val="008D2ADB"/>
    <w:rsid w:val="008D3FCF"/>
    <w:rsid w:val="008D4FFC"/>
    <w:rsid w:val="008D7EA3"/>
    <w:rsid w:val="008E2708"/>
    <w:rsid w:val="008E2AA0"/>
    <w:rsid w:val="008E32B5"/>
    <w:rsid w:val="008E3B9A"/>
    <w:rsid w:val="008E4C9A"/>
    <w:rsid w:val="008E6E1C"/>
    <w:rsid w:val="008E745D"/>
    <w:rsid w:val="00901F41"/>
    <w:rsid w:val="0090292D"/>
    <w:rsid w:val="00907163"/>
    <w:rsid w:val="0090772D"/>
    <w:rsid w:val="0091146B"/>
    <w:rsid w:val="00911E47"/>
    <w:rsid w:val="00913985"/>
    <w:rsid w:val="00913E70"/>
    <w:rsid w:val="00914645"/>
    <w:rsid w:val="0091506D"/>
    <w:rsid w:val="00915CB1"/>
    <w:rsid w:val="00917BB6"/>
    <w:rsid w:val="00921D63"/>
    <w:rsid w:val="00922F52"/>
    <w:rsid w:val="009242BE"/>
    <w:rsid w:val="00924505"/>
    <w:rsid w:val="00926D28"/>
    <w:rsid w:val="00927E79"/>
    <w:rsid w:val="009323E7"/>
    <w:rsid w:val="0093301C"/>
    <w:rsid w:val="00933B12"/>
    <w:rsid w:val="00933BE4"/>
    <w:rsid w:val="00934710"/>
    <w:rsid w:val="00937354"/>
    <w:rsid w:val="009402AD"/>
    <w:rsid w:val="0094564C"/>
    <w:rsid w:val="00945FB5"/>
    <w:rsid w:val="009468EA"/>
    <w:rsid w:val="0095030D"/>
    <w:rsid w:val="009512E5"/>
    <w:rsid w:val="00953B29"/>
    <w:rsid w:val="00954703"/>
    <w:rsid w:val="00954A45"/>
    <w:rsid w:val="00954DD9"/>
    <w:rsid w:val="00954E03"/>
    <w:rsid w:val="00956079"/>
    <w:rsid w:val="00956D2F"/>
    <w:rsid w:val="009571D9"/>
    <w:rsid w:val="00957953"/>
    <w:rsid w:val="00960472"/>
    <w:rsid w:val="009606D2"/>
    <w:rsid w:val="00960A03"/>
    <w:rsid w:val="00961970"/>
    <w:rsid w:val="009623E8"/>
    <w:rsid w:val="00965246"/>
    <w:rsid w:val="009661C5"/>
    <w:rsid w:val="00967DCA"/>
    <w:rsid w:val="00970696"/>
    <w:rsid w:val="00971044"/>
    <w:rsid w:val="00971061"/>
    <w:rsid w:val="00972671"/>
    <w:rsid w:val="0097403A"/>
    <w:rsid w:val="0097471E"/>
    <w:rsid w:val="009778AA"/>
    <w:rsid w:val="00977D3A"/>
    <w:rsid w:val="00977E96"/>
    <w:rsid w:val="00982BAF"/>
    <w:rsid w:val="009833F2"/>
    <w:rsid w:val="00983F22"/>
    <w:rsid w:val="00984798"/>
    <w:rsid w:val="00990D7A"/>
    <w:rsid w:val="00991072"/>
    <w:rsid w:val="0099423D"/>
    <w:rsid w:val="0099461C"/>
    <w:rsid w:val="0099674A"/>
    <w:rsid w:val="009A0880"/>
    <w:rsid w:val="009A1DFD"/>
    <w:rsid w:val="009A27B7"/>
    <w:rsid w:val="009A3D94"/>
    <w:rsid w:val="009A73C1"/>
    <w:rsid w:val="009B0BB1"/>
    <w:rsid w:val="009B1C6C"/>
    <w:rsid w:val="009B274C"/>
    <w:rsid w:val="009B2D65"/>
    <w:rsid w:val="009B620A"/>
    <w:rsid w:val="009B724B"/>
    <w:rsid w:val="009C0119"/>
    <w:rsid w:val="009C1C5C"/>
    <w:rsid w:val="009C3F6D"/>
    <w:rsid w:val="009C58D2"/>
    <w:rsid w:val="009C5CA7"/>
    <w:rsid w:val="009C6C45"/>
    <w:rsid w:val="009D03A9"/>
    <w:rsid w:val="009D0789"/>
    <w:rsid w:val="009D0B01"/>
    <w:rsid w:val="009D1EC4"/>
    <w:rsid w:val="009D1F2C"/>
    <w:rsid w:val="009D2858"/>
    <w:rsid w:val="009D2D07"/>
    <w:rsid w:val="009D4DA4"/>
    <w:rsid w:val="009D4DB1"/>
    <w:rsid w:val="009D5201"/>
    <w:rsid w:val="009D5D6E"/>
    <w:rsid w:val="009D641A"/>
    <w:rsid w:val="009E0380"/>
    <w:rsid w:val="009E1FEA"/>
    <w:rsid w:val="009E3D88"/>
    <w:rsid w:val="009E48DA"/>
    <w:rsid w:val="009E4967"/>
    <w:rsid w:val="009E7C01"/>
    <w:rsid w:val="009F1C14"/>
    <w:rsid w:val="009F2492"/>
    <w:rsid w:val="009F2BBE"/>
    <w:rsid w:val="009F473A"/>
    <w:rsid w:val="009F4939"/>
    <w:rsid w:val="009F4A20"/>
    <w:rsid w:val="009F4A75"/>
    <w:rsid w:val="009F5164"/>
    <w:rsid w:val="009F794C"/>
    <w:rsid w:val="00A00B38"/>
    <w:rsid w:val="00A01971"/>
    <w:rsid w:val="00A0240E"/>
    <w:rsid w:val="00A0334F"/>
    <w:rsid w:val="00A0378A"/>
    <w:rsid w:val="00A04B04"/>
    <w:rsid w:val="00A04E2D"/>
    <w:rsid w:val="00A100FA"/>
    <w:rsid w:val="00A10A23"/>
    <w:rsid w:val="00A147CC"/>
    <w:rsid w:val="00A14F12"/>
    <w:rsid w:val="00A15177"/>
    <w:rsid w:val="00A20513"/>
    <w:rsid w:val="00A22151"/>
    <w:rsid w:val="00A22B44"/>
    <w:rsid w:val="00A22C1C"/>
    <w:rsid w:val="00A24216"/>
    <w:rsid w:val="00A2570E"/>
    <w:rsid w:val="00A31F84"/>
    <w:rsid w:val="00A33B4F"/>
    <w:rsid w:val="00A37404"/>
    <w:rsid w:val="00A435E4"/>
    <w:rsid w:val="00A4392B"/>
    <w:rsid w:val="00A444BD"/>
    <w:rsid w:val="00A44D9C"/>
    <w:rsid w:val="00A44E49"/>
    <w:rsid w:val="00A4552E"/>
    <w:rsid w:val="00A4792A"/>
    <w:rsid w:val="00A52482"/>
    <w:rsid w:val="00A5383C"/>
    <w:rsid w:val="00A55D4A"/>
    <w:rsid w:val="00A56134"/>
    <w:rsid w:val="00A56BC5"/>
    <w:rsid w:val="00A57E39"/>
    <w:rsid w:val="00A60C59"/>
    <w:rsid w:val="00A624EF"/>
    <w:rsid w:val="00A62FDB"/>
    <w:rsid w:val="00A6438E"/>
    <w:rsid w:val="00A67770"/>
    <w:rsid w:val="00A72575"/>
    <w:rsid w:val="00A74FB5"/>
    <w:rsid w:val="00A76B7C"/>
    <w:rsid w:val="00A771D4"/>
    <w:rsid w:val="00A83D02"/>
    <w:rsid w:val="00A850B3"/>
    <w:rsid w:val="00A91087"/>
    <w:rsid w:val="00A94507"/>
    <w:rsid w:val="00AA0E17"/>
    <w:rsid w:val="00AA0E88"/>
    <w:rsid w:val="00AA0F46"/>
    <w:rsid w:val="00AA2710"/>
    <w:rsid w:val="00AA5ED0"/>
    <w:rsid w:val="00AA6107"/>
    <w:rsid w:val="00AB0E49"/>
    <w:rsid w:val="00AB4BB6"/>
    <w:rsid w:val="00AB76B2"/>
    <w:rsid w:val="00AC01A4"/>
    <w:rsid w:val="00AC0770"/>
    <w:rsid w:val="00AC3C50"/>
    <w:rsid w:val="00AC5D5A"/>
    <w:rsid w:val="00AC5F38"/>
    <w:rsid w:val="00AD1B39"/>
    <w:rsid w:val="00AD3B27"/>
    <w:rsid w:val="00AD411B"/>
    <w:rsid w:val="00AD4DA1"/>
    <w:rsid w:val="00AD5C92"/>
    <w:rsid w:val="00AD7364"/>
    <w:rsid w:val="00AE0707"/>
    <w:rsid w:val="00AE1F73"/>
    <w:rsid w:val="00AE40B3"/>
    <w:rsid w:val="00AE6A5E"/>
    <w:rsid w:val="00AE7016"/>
    <w:rsid w:val="00AF1288"/>
    <w:rsid w:val="00AF13AB"/>
    <w:rsid w:val="00AF2A80"/>
    <w:rsid w:val="00B01635"/>
    <w:rsid w:val="00B01D15"/>
    <w:rsid w:val="00B02D79"/>
    <w:rsid w:val="00B04F61"/>
    <w:rsid w:val="00B051C5"/>
    <w:rsid w:val="00B058BE"/>
    <w:rsid w:val="00B106DA"/>
    <w:rsid w:val="00B10B1C"/>
    <w:rsid w:val="00B10FCA"/>
    <w:rsid w:val="00B11541"/>
    <w:rsid w:val="00B1409F"/>
    <w:rsid w:val="00B16D54"/>
    <w:rsid w:val="00B20597"/>
    <w:rsid w:val="00B2517D"/>
    <w:rsid w:val="00B25195"/>
    <w:rsid w:val="00B26131"/>
    <w:rsid w:val="00B26979"/>
    <w:rsid w:val="00B3367C"/>
    <w:rsid w:val="00B34742"/>
    <w:rsid w:val="00B3511D"/>
    <w:rsid w:val="00B37CF4"/>
    <w:rsid w:val="00B37FCD"/>
    <w:rsid w:val="00B408E6"/>
    <w:rsid w:val="00B444ED"/>
    <w:rsid w:val="00B45718"/>
    <w:rsid w:val="00B458D3"/>
    <w:rsid w:val="00B46E89"/>
    <w:rsid w:val="00B47B10"/>
    <w:rsid w:val="00B47DDC"/>
    <w:rsid w:val="00B51301"/>
    <w:rsid w:val="00B51B88"/>
    <w:rsid w:val="00B52ADA"/>
    <w:rsid w:val="00B55F2B"/>
    <w:rsid w:val="00B562D1"/>
    <w:rsid w:val="00B5740B"/>
    <w:rsid w:val="00B5792E"/>
    <w:rsid w:val="00B608F5"/>
    <w:rsid w:val="00B60AC7"/>
    <w:rsid w:val="00B60ED8"/>
    <w:rsid w:val="00B61DE3"/>
    <w:rsid w:val="00B6360E"/>
    <w:rsid w:val="00B64B39"/>
    <w:rsid w:val="00B65550"/>
    <w:rsid w:val="00B70217"/>
    <w:rsid w:val="00B71F6E"/>
    <w:rsid w:val="00B71FF5"/>
    <w:rsid w:val="00B72AF6"/>
    <w:rsid w:val="00B72D2D"/>
    <w:rsid w:val="00B732CF"/>
    <w:rsid w:val="00B76CEF"/>
    <w:rsid w:val="00B80AD4"/>
    <w:rsid w:val="00B83697"/>
    <w:rsid w:val="00B85FA7"/>
    <w:rsid w:val="00B8793F"/>
    <w:rsid w:val="00B916E3"/>
    <w:rsid w:val="00B93675"/>
    <w:rsid w:val="00B9367D"/>
    <w:rsid w:val="00B93BD9"/>
    <w:rsid w:val="00B940EE"/>
    <w:rsid w:val="00B947AC"/>
    <w:rsid w:val="00B95E02"/>
    <w:rsid w:val="00B96FA3"/>
    <w:rsid w:val="00B97B01"/>
    <w:rsid w:val="00BA0350"/>
    <w:rsid w:val="00BA5CC8"/>
    <w:rsid w:val="00BA67CD"/>
    <w:rsid w:val="00BB0394"/>
    <w:rsid w:val="00BB1CFB"/>
    <w:rsid w:val="00BB242D"/>
    <w:rsid w:val="00BB6761"/>
    <w:rsid w:val="00BB6D97"/>
    <w:rsid w:val="00BB757C"/>
    <w:rsid w:val="00BB76EA"/>
    <w:rsid w:val="00BC15DF"/>
    <w:rsid w:val="00BC2EAA"/>
    <w:rsid w:val="00BC34B2"/>
    <w:rsid w:val="00BC357B"/>
    <w:rsid w:val="00BC3BF3"/>
    <w:rsid w:val="00BC4F2D"/>
    <w:rsid w:val="00BC54A2"/>
    <w:rsid w:val="00BC5A5A"/>
    <w:rsid w:val="00BC6D16"/>
    <w:rsid w:val="00BC77E3"/>
    <w:rsid w:val="00BD00C9"/>
    <w:rsid w:val="00BD0D0D"/>
    <w:rsid w:val="00BD1F4A"/>
    <w:rsid w:val="00BD2EEE"/>
    <w:rsid w:val="00BD4888"/>
    <w:rsid w:val="00BD4EDC"/>
    <w:rsid w:val="00BD75DE"/>
    <w:rsid w:val="00BE024A"/>
    <w:rsid w:val="00BE0535"/>
    <w:rsid w:val="00BE2FF0"/>
    <w:rsid w:val="00BE3829"/>
    <w:rsid w:val="00BE466F"/>
    <w:rsid w:val="00BE7D2E"/>
    <w:rsid w:val="00BF5D82"/>
    <w:rsid w:val="00BF5D9B"/>
    <w:rsid w:val="00BF63E9"/>
    <w:rsid w:val="00C05538"/>
    <w:rsid w:val="00C05F75"/>
    <w:rsid w:val="00C07775"/>
    <w:rsid w:val="00C121A1"/>
    <w:rsid w:val="00C138E9"/>
    <w:rsid w:val="00C15B1E"/>
    <w:rsid w:val="00C16697"/>
    <w:rsid w:val="00C17F72"/>
    <w:rsid w:val="00C24905"/>
    <w:rsid w:val="00C25320"/>
    <w:rsid w:val="00C25B97"/>
    <w:rsid w:val="00C2743C"/>
    <w:rsid w:val="00C30B4D"/>
    <w:rsid w:val="00C3714E"/>
    <w:rsid w:val="00C41950"/>
    <w:rsid w:val="00C4313E"/>
    <w:rsid w:val="00C43396"/>
    <w:rsid w:val="00C43F52"/>
    <w:rsid w:val="00C44E3E"/>
    <w:rsid w:val="00C4517D"/>
    <w:rsid w:val="00C46C27"/>
    <w:rsid w:val="00C521EF"/>
    <w:rsid w:val="00C52787"/>
    <w:rsid w:val="00C52809"/>
    <w:rsid w:val="00C52F73"/>
    <w:rsid w:val="00C54423"/>
    <w:rsid w:val="00C54AEF"/>
    <w:rsid w:val="00C55096"/>
    <w:rsid w:val="00C574A2"/>
    <w:rsid w:val="00C6168C"/>
    <w:rsid w:val="00C620C6"/>
    <w:rsid w:val="00C624FF"/>
    <w:rsid w:val="00C640B4"/>
    <w:rsid w:val="00C65745"/>
    <w:rsid w:val="00C65E1B"/>
    <w:rsid w:val="00C66404"/>
    <w:rsid w:val="00C67B24"/>
    <w:rsid w:val="00C70F02"/>
    <w:rsid w:val="00C7240B"/>
    <w:rsid w:val="00C73641"/>
    <w:rsid w:val="00C748BC"/>
    <w:rsid w:val="00C76CDB"/>
    <w:rsid w:val="00C76E5C"/>
    <w:rsid w:val="00C80794"/>
    <w:rsid w:val="00C81ADE"/>
    <w:rsid w:val="00C8211A"/>
    <w:rsid w:val="00C823E4"/>
    <w:rsid w:val="00C83E9B"/>
    <w:rsid w:val="00C90297"/>
    <w:rsid w:val="00C9064B"/>
    <w:rsid w:val="00C91C60"/>
    <w:rsid w:val="00C93F39"/>
    <w:rsid w:val="00C964AF"/>
    <w:rsid w:val="00C972C8"/>
    <w:rsid w:val="00CA1C9E"/>
    <w:rsid w:val="00CA264D"/>
    <w:rsid w:val="00CA4484"/>
    <w:rsid w:val="00CA5C21"/>
    <w:rsid w:val="00CA5D4C"/>
    <w:rsid w:val="00CA7BA8"/>
    <w:rsid w:val="00CB3645"/>
    <w:rsid w:val="00CB45EC"/>
    <w:rsid w:val="00CB5674"/>
    <w:rsid w:val="00CB6038"/>
    <w:rsid w:val="00CB61D4"/>
    <w:rsid w:val="00CB72E0"/>
    <w:rsid w:val="00CB763F"/>
    <w:rsid w:val="00CC215D"/>
    <w:rsid w:val="00CC4725"/>
    <w:rsid w:val="00CC4F74"/>
    <w:rsid w:val="00CC7576"/>
    <w:rsid w:val="00CD03F0"/>
    <w:rsid w:val="00CD0451"/>
    <w:rsid w:val="00CD3398"/>
    <w:rsid w:val="00CD3988"/>
    <w:rsid w:val="00CD5244"/>
    <w:rsid w:val="00CD6BCB"/>
    <w:rsid w:val="00CD701A"/>
    <w:rsid w:val="00CD734E"/>
    <w:rsid w:val="00CD7E65"/>
    <w:rsid w:val="00CE0140"/>
    <w:rsid w:val="00CE3B1B"/>
    <w:rsid w:val="00CE5B54"/>
    <w:rsid w:val="00CE68EE"/>
    <w:rsid w:val="00CF1513"/>
    <w:rsid w:val="00CF2C04"/>
    <w:rsid w:val="00CF2C30"/>
    <w:rsid w:val="00CF3811"/>
    <w:rsid w:val="00CF3CBB"/>
    <w:rsid w:val="00CF4105"/>
    <w:rsid w:val="00CF51A8"/>
    <w:rsid w:val="00CF56E7"/>
    <w:rsid w:val="00CF575D"/>
    <w:rsid w:val="00CF59E5"/>
    <w:rsid w:val="00CF5DA4"/>
    <w:rsid w:val="00CF61F1"/>
    <w:rsid w:val="00CF7E80"/>
    <w:rsid w:val="00D00E84"/>
    <w:rsid w:val="00D00EA0"/>
    <w:rsid w:val="00D048E0"/>
    <w:rsid w:val="00D05DD7"/>
    <w:rsid w:val="00D05EA5"/>
    <w:rsid w:val="00D05F7C"/>
    <w:rsid w:val="00D06FD1"/>
    <w:rsid w:val="00D07391"/>
    <w:rsid w:val="00D11B4C"/>
    <w:rsid w:val="00D11FC0"/>
    <w:rsid w:val="00D142D4"/>
    <w:rsid w:val="00D1455B"/>
    <w:rsid w:val="00D14B1B"/>
    <w:rsid w:val="00D1701E"/>
    <w:rsid w:val="00D2143B"/>
    <w:rsid w:val="00D22F77"/>
    <w:rsid w:val="00D2446B"/>
    <w:rsid w:val="00D24F26"/>
    <w:rsid w:val="00D26B4E"/>
    <w:rsid w:val="00D31AA8"/>
    <w:rsid w:val="00D33A1B"/>
    <w:rsid w:val="00D35256"/>
    <w:rsid w:val="00D35511"/>
    <w:rsid w:val="00D361DE"/>
    <w:rsid w:val="00D416B2"/>
    <w:rsid w:val="00D424FD"/>
    <w:rsid w:val="00D45DFD"/>
    <w:rsid w:val="00D46350"/>
    <w:rsid w:val="00D470C0"/>
    <w:rsid w:val="00D505D5"/>
    <w:rsid w:val="00D50FBD"/>
    <w:rsid w:val="00D5347E"/>
    <w:rsid w:val="00D545D3"/>
    <w:rsid w:val="00D54620"/>
    <w:rsid w:val="00D55AEE"/>
    <w:rsid w:val="00D5739D"/>
    <w:rsid w:val="00D61B56"/>
    <w:rsid w:val="00D624D7"/>
    <w:rsid w:val="00D627A4"/>
    <w:rsid w:val="00D63D4C"/>
    <w:rsid w:val="00D63FC9"/>
    <w:rsid w:val="00D66E2B"/>
    <w:rsid w:val="00D724C5"/>
    <w:rsid w:val="00D73ACC"/>
    <w:rsid w:val="00D74F76"/>
    <w:rsid w:val="00D7732D"/>
    <w:rsid w:val="00D80072"/>
    <w:rsid w:val="00D80357"/>
    <w:rsid w:val="00D82CB2"/>
    <w:rsid w:val="00D83419"/>
    <w:rsid w:val="00D83DF8"/>
    <w:rsid w:val="00D862BF"/>
    <w:rsid w:val="00D90F09"/>
    <w:rsid w:val="00D921E7"/>
    <w:rsid w:val="00D940A4"/>
    <w:rsid w:val="00D9455F"/>
    <w:rsid w:val="00D94C14"/>
    <w:rsid w:val="00D9540C"/>
    <w:rsid w:val="00D96D3D"/>
    <w:rsid w:val="00DA2453"/>
    <w:rsid w:val="00DA4C84"/>
    <w:rsid w:val="00DA6391"/>
    <w:rsid w:val="00DB02AD"/>
    <w:rsid w:val="00DB17E9"/>
    <w:rsid w:val="00DB2720"/>
    <w:rsid w:val="00DB6114"/>
    <w:rsid w:val="00DB62FF"/>
    <w:rsid w:val="00DB6B78"/>
    <w:rsid w:val="00DB7324"/>
    <w:rsid w:val="00DC167B"/>
    <w:rsid w:val="00DC32F3"/>
    <w:rsid w:val="00DC3F14"/>
    <w:rsid w:val="00DC5158"/>
    <w:rsid w:val="00DC656C"/>
    <w:rsid w:val="00DC67B0"/>
    <w:rsid w:val="00DC77C5"/>
    <w:rsid w:val="00DD0ACA"/>
    <w:rsid w:val="00DD0EFA"/>
    <w:rsid w:val="00DD2967"/>
    <w:rsid w:val="00DD437E"/>
    <w:rsid w:val="00DD7383"/>
    <w:rsid w:val="00DD7C61"/>
    <w:rsid w:val="00DE1EC9"/>
    <w:rsid w:val="00DE48BD"/>
    <w:rsid w:val="00DE5792"/>
    <w:rsid w:val="00DE6291"/>
    <w:rsid w:val="00DF0CFB"/>
    <w:rsid w:val="00DF1A26"/>
    <w:rsid w:val="00DF2C54"/>
    <w:rsid w:val="00DF3ABF"/>
    <w:rsid w:val="00DF5AD7"/>
    <w:rsid w:val="00DF71F1"/>
    <w:rsid w:val="00DF7C6D"/>
    <w:rsid w:val="00E005C8"/>
    <w:rsid w:val="00E00D13"/>
    <w:rsid w:val="00E01B18"/>
    <w:rsid w:val="00E02F41"/>
    <w:rsid w:val="00E06622"/>
    <w:rsid w:val="00E0677D"/>
    <w:rsid w:val="00E068D2"/>
    <w:rsid w:val="00E07527"/>
    <w:rsid w:val="00E076CE"/>
    <w:rsid w:val="00E1034D"/>
    <w:rsid w:val="00E10748"/>
    <w:rsid w:val="00E122D3"/>
    <w:rsid w:val="00E12C93"/>
    <w:rsid w:val="00E15565"/>
    <w:rsid w:val="00E15F3C"/>
    <w:rsid w:val="00E16675"/>
    <w:rsid w:val="00E20698"/>
    <w:rsid w:val="00E21ABA"/>
    <w:rsid w:val="00E229D7"/>
    <w:rsid w:val="00E24384"/>
    <w:rsid w:val="00E27029"/>
    <w:rsid w:val="00E27845"/>
    <w:rsid w:val="00E27CE6"/>
    <w:rsid w:val="00E30586"/>
    <w:rsid w:val="00E3104A"/>
    <w:rsid w:val="00E323AD"/>
    <w:rsid w:val="00E32471"/>
    <w:rsid w:val="00E3261D"/>
    <w:rsid w:val="00E32691"/>
    <w:rsid w:val="00E352A3"/>
    <w:rsid w:val="00E40B1D"/>
    <w:rsid w:val="00E40B71"/>
    <w:rsid w:val="00E42681"/>
    <w:rsid w:val="00E42971"/>
    <w:rsid w:val="00E429ED"/>
    <w:rsid w:val="00E42E7E"/>
    <w:rsid w:val="00E432BC"/>
    <w:rsid w:val="00E43529"/>
    <w:rsid w:val="00E43630"/>
    <w:rsid w:val="00E461D8"/>
    <w:rsid w:val="00E47289"/>
    <w:rsid w:val="00E47F43"/>
    <w:rsid w:val="00E55262"/>
    <w:rsid w:val="00E55ADE"/>
    <w:rsid w:val="00E5695F"/>
    <w:rsid w:val="00E57919"/>
    <w:rsid w:val="00E5798D"/>
    <w:rsid w:val="00E60FB0"/>
    <w:rsid w:val="00E61C7A"/>
    <w:rsid w:val="00E65138"/>
    <w:rsid w:val="00E67386"/>
    <w:rsid w:val="00E73180"/>
    <w:rsid w:val="00E74E87"/>
    <w:rsid w:val="00E7619E"/>
    <w:rsid w:val="00E76EBB"/>
    <w:rsid w:val="00E7789A"/>
    <w:rsid w:val="00E80A9F"/>
    <w:rsid w:val="00E80B66"/>
    <w:rsid w:val="00E81124"/>
    <w:rsid w:val="00E81EB1"/>
    <w:rsid w:val="00E839D5"/>
    <w:rsid w:val="00E84B83"/>
    <w:rsid w:val="00E85827"/>
    <w:rsid w:val="00E90EF8"/>
    <w:rsid w:val="00E90F3F"/>
    <w:rsid w:val="00E91835"/>
    <w:rsid w:val="00E92843"/>
    <w:rsid w:val="00E928B3"/>
    <w:rsid w:val="00E93430"/>
    <w:rsid w:val="00E93AC5"/>
    <w:rsid w:val="00E93BAC"/>
    <w:rsid w:val="00E9461D"/>
    <w:rsid w:val="00E946DB"/>
    <w:rsid w:val="00E94A25"/>
    <w:rsid w:val="00E959E7"/>
    <w:rsid w:val="00E96BF6"/>
    <w:rsid w:val="00E96C27"/>
    <w:rsid w:val="00EA303D"/>
    <w:rsid w:val="00EA6550"/>
    <w:rsid w:val="00EB0717"/>
    <w:rsid w:val="00EB2C39"/>
    <w:rsid w:val="00EB74EE"/>
    <w:rsid w:val="00EB7642"/>
    <w:rsid w:val="00EC2904"/>
    <w:rsid w:val="00EC4B8D"/>
    <w:rsid w:val="00EC5D38"/>
    <w:rsid w:val="00EC6AD5"/>
    <w:rsid w:val="00ED013E"/>
    <w:rsid w:val="00ED21A5"/>
    <w:rsid w:val="00ED25A8"/>
    <w:rsid w:val="00ED3B4B"/>
    <w:rsid w:val="00ED5A3C"/>
    <w:rsid w:val="00EE1644"/>
    <w:rsid w:val="00EE21EB"/>
    <w:rsid w:val="00EE4B4F"/>
    <w:rsid w:val="00EE522D"/>
    <w:rsid w:val="00EE5942"/>
    <w:rsid w:val="00EE6C0D"/>
    <w:rsid w:val="00EE7A5A"/>
    <w:rsid w:val="00EF1431"/>
    <w:rsid w:val="00EF1EBD"/>
    <w:rsid w:val="00EF4BA8"/>
    <w:rsid w:val="00F024C6"/>
    <w:rsid w:val="00F035A1"/>
    <w:rsid w:val="00F117F6"/>
    <w:rsid w:val="00F14BFB"/>
    <w:rsid w:val="00F14FEE"/>
    <w:rsid w:val="00F16C7A"/>
    <w:rsid w:val="00F16C9F"/>
    <w:rsid w:val="00F17A76"/>
    <w:rsid w:val="00F2463F"/>
    <w:rsid w:val="00F2480A"/>
    <w:rsid w:val="00F25055"/>
    <w:rsid w:val="00F26831"/>
    <w:rsid w:val="00F27A67"/>
    <w:rsid w:val="00F30425"/>
    <w:rsid w:val="00F306C1"/>
    <w:rsid w:val="00F318FE"/>
    <w:rsid w:val="00F31A25"/>
    <w:rsid w:val="00F32EA2"/>
    <w:rsid w:val="00F3311D"/>
    <w:rsid w:val="00F35CA0"/>
    <w:rsid w:val="00F376C3"/>
    <w:rsid w:val="00F4007A"/>
    <w:rsid w:val="00F4083D"/>
    <w:rsid w:val="00F4083F"/>
    <w:rsid w:val="00F44400"/>
    <w:rsid w:val="00F4474F"/>
    <w:rsid w:val="00F45FEA"/>
    <w:rsid w:val="00F53EB1"/>
    <w:rsid w:val="00F54494"/>
    <w:rsid w:val="00F54E76"/>
    <w:rsid w:val="00F55EA1"/>
    <w:rsid w:val="00F56022"/>
    <w:rsid w:val="00F56447"/>
    <w:rsid w:val="00F56ECA"/>
    <w:rsid w:val="00F576AA"/>
    <w:rsid w:val="00F603F2"/>
    <w:rsid w:val="00F60504"/>
    <w:rsid w:val="00F62277"/>
    <w:rsid w:val="00F65AE8"/>
    <w:rsid w:val="00F6620C"/>
    <w:rsid w:val="00F66F28"/>
    <w:rsid w:val="00F676F7"/>
    <w:rsid w:val="00F70217"/>
    <w:rsid w:val="00F72516"/>
    <w:rsid w:val="00F7395F"/>
    <w:rsid w:val="00F74D32"/>
    <w:rsid w:val="00F764A7"/>
    <w:rsid w:val="00F8119C"/>
    <w:rsid w:val="00F81622"/>
    <w:rsid w:val="00F817C1"/>
    <w:rsid w:val="00F82FE5"/>
    <w:rsid w:val="00F84EAA"/>
    <w:rsid w:val="00F8676D"/>
    <w:rsid w:val="00F867FC"/>
    <w:rsid w:val="00F90BAF"/>
    <w:rsid w:val="00F91942"/>
    <w:rsid w:val="00F92FF1"/>
    <w:rsid w:val="00F94106"/>
    <w:rsid w:val="00F94F5C"/>
    <w:rsid w:val="00F96A14"/>
    <w:rsid w:val="00FA16B6"/>
    <w:rsid w:val="00FA4FA3"/>
    <w:rsid w:val="00FA5120"/>
    <w:rsid w:val="00FA5220"/>
    <w:rsid w:val="00FA72F3"/>
    <w:rsid w:val="00FB0A75"/>
    <w:rsid w:val="00FB1097"/>
    <w:rsid w:val="00FB15C4"/>
    <w:rsid w:val="00FB1EEB"/>
    <w:rsid w:val="00FB3EFE"/>
    <w:rsid w:val="00FB6FFA"/>
    <w:rsid w:val="00FB7FA7"/>
    <w:rsid w:val="00FC24A2"/>
    <w:rsid w:val="00FC7DBB"/>
    <w:rsid w:val="00FD0E61"/>
    <w:rsid w:val="00FD2EC5"/>
    <w:rsid w:val="00FD4200"/>
    <w:rsid w:val="00FD464B"/>
    <w:rsid w:val="00FD4FF1"/>
    <w:rsid w:val="00FD5D07"/>
    <w:rsid w:val="00FD61D2"/>
    <w:rsid w:val="00FD74D0"/>
    <w:rsid w:val="00FE0CAE"/>
    <w:rsid w:val="00FE0FA0"/>
    <w:rsid w:val="00FE25B8"/>
    <w:rsid w:val="00FE2EAA"/>
    <w:rsid w:val="00FE3008"/>
    <w:rsid w:val="00FE3DC0"/>
    <w:rsid w:val="00FE49F7"/>
    <w:rsid w:val="00FE4FA2"/>
    <w:rsid w:val="00FE516A"/>
    <w:rsid w:val="00FE5E9F"/>
    <w:rsid w:val="00FE5EDB"/>
    <w:rsid w:val="00FF0B1C"/>
    <w:rsid w:val="00FF2FF8"/>
    <w:rsid w:val="00FF4B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63468"/>
  <w15:chartTrackingRefBased/>
  <w15:docId w15:val="{950995F0-3A41-408F-9519-EE3C1DFA5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AE1"/>
  </w:style>
  <w:style w:type="paragraph" w:styleId="Heading1">
    <w:name w:val="heading 1"/>
    <w:basedOn w:val="Normal"/>
    <w:next w:val="Normal"/>
    <w:link w:val="Heading1Char"/>
    <w:uiPriority w:val="9"/>
    <w:qFormat/>
    <w:rsid w:val="00B444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4E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4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54E03"/>
    <w:rPr>
      <w:rFonts w:asciiTheme="majorHAnsi" w:eastAsiaTheme="majorEastAsia" w:hAnsiTheme="majorHAnsi" w:cstheme="majorBidi"/>
      <w:color w:val="2F5496" w:themeColor="accent1" w:themeShade="BF"/>
      <w:sz w:val="26"/>
      <w:szCs w:val="26"/>
    </w:rPr>
  </w:style>
  <w:style w:type="paragraph" w:customStyle="1" w:styleId="para">
    <w:name w:val="para"/>
    <w:basedOn w:val="Normal"/>
    <w:rsid w:val="003829A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F024C6"/>
    <w:rPr>
      <w:sz w:val="16"/>
      <w:szCs w:val="16"/>
    </w:rPr>
  </w:style>
  <w:style w:type="paragraph" w:styleId="CommentText">
    <w:name w:val="annotation text"/>
    <w:basedOn w:val="Normal"/>
    <w:link w:val="CommentTextChar"/>
    <w:uiPriority w:val="99"/>
    <w:semiHidden/>
    <w:unhideWhenUsed/>
    <w:rsid w:val="00F024C6"/>
    <w:pPr>
      <w:spacing w:line="240" w:lineRule="auto"/>
    </w:pPr>
    <w:rPr>
      <w:sz w:val="20"/>
      <w:szCs w:val="20"/>
    </w:rPr>
  </w:style>
  <w:style w:type="character" w:customStyle="1" w:styleId="CommentTextChar">
    <w:name w:val="Comment Text Char"/>
    <w:basedOn w:val="DefaultParagraphFont"/>
    <w:link w:val="CommentText"/>
    <w:uiPriority w:val="99"/>
    <w:semiHidden/>
    <w:rsid w:val="00F024C6"/>
    <w:rPr>
      <w:sz w:val="20"/>
      <w:szCs w:val="20"/>
    </w:rPr>
  </w:style>
  <w:style w:type="paragraph" w:styleId="CommentSubject">
    <w:name w:val="annotation subject"/>
    <w:basedOn w:val="CommentText"/>
    <w:next w:val="CommentText"/>
    <w:link w:val="CommentSubjectChar"/>
    <w:uiPriority w:val="99"/>
    <w:semiHidden/>
    <w:unhideWhenUsed/>
    <w:rsid w:val="00F024C6"/>
    <w:rPr>
      <w:b/>
      <w:bCs/>
    </w:rPr>
  </w:style>
  <w:style w:type="character" w:customStyle="1" w:styleId="CommentSubjectChar">
    <w:name w:val="Comment Subject Char"/>
    <w:basedOn w:val="CommentTextChar"/>
    <w:link w:val="CommentSubject"/>
    <w:uiPriority w:val="99"/>
    <w:semiHidden/>
    <w:rsid w:val="00F024C6"/>
    <w:rPr>
      <w:b/>
      <w:bCs/>
      <w:sz w:val="20"/>
      <w:szCs w:val="20"/>
    </w:rPr>
  </w:style>
  <w:style w:type="paragraph" w:styleId="BalloonText">
    <w:name w:val="Balloon Text"/>
    <w:basedOn w:val="Normal"/>
    <w:link w:val="BalloonTextChar"/>
    <w:uiPriority w:val="99"/>
    <w:semiHidden/>
    <w:unhideWhenUsed/>
    <w:rsid w:val="00F024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24C6"/>
    <w:rPr>
      <w:rFonts w:ascii="Segoe UI" w:hAnsi="Segoe UI" w:cs="Segoe UI"/>
      <w:sz w:val="18"/>
      <w:szCs w:val="18"/>
    </w:rPr>
  </w:style>
  <w:style w:type="paragraph" w:styleId="Revision">
    <w:name w:val="Revision"/>
    <w:hidden/>
    <w:uiPriority w:val="99"/>
    <w:semiHidden/>
    <w:rsid w:val="00B46E89"/>
    <w:pPr>
      <w:spacing w:after="0" w:line="240" w:lineRule="auto"/>
    </w:pPr>
  </w:style>
  <w:style w:type="character" w:styleId="Emphasis">
    <w:name w:val="Emphasis"/>
    <w:basedOn w:val="DefaultParagraphFont"/>
    <w:uiPriority w:val="20"/>
    <w:qFormat/>
    <w:rsid w:val="00D82CB2"/>
    <w:rPr>
      <w:i/>
      <w:iCs/>
    </w:rPr>
  </w:style>
  <w:style w:type="paragraph" w:styleId="Title">
    <w:name w:val="Title"/>
    <w:basedOn w:val="Normal"/>
    <w:next w:val="Normal"/>
    <w:link w:val="TitleChar"/>
    <w:uiPriority w:val="10"/>
    <w:qFormat/>
    <w:rsid w:val="00727B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7BE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81646"/>
    <w:pPr>
      <w:ind w:left="720"/>
      <w:contextualSpacing/>
    </w:pPr>
  </w:style>
  <w:style w:type="character" w:styleId="Hyperlink">
    <w:name w:val="Hyperlink"/>
    <w:basedOn w:val="DefaultParagraphFont"/>
    <w:uiPriority w:val="99"/>
    <w:unhideWhenUsed/>
    <w:rsid w:val="004007EA"/>
    <w:rPr>
      <w:color w:val="0563C1" w:themeColor="hyperlink"/>
      <w:u w:val="single"/>
    </w:rPr>
  </w:style>
  <w:style w:type="paragraph" w:customStyle="1" w:styleId="EndNoteBibliographyTitle">
    <w:name w:val="EndNote Bibliography Title"/>
    <w:basedOn w:val="Normal"/>
    <w:link w:val="EndNoteBibliographyTitleChar"/>
    <w:rsid w:val="004A348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4A348B"/>
    <w:rPr>
      <w:rFonts w:ascii="Calibri" w:hAnsi="Calibri" w:cs="Calibri"/>
      <w:noProof/>
      <w:lang w:val="en-US"/>
    </w:rPr>
  </w:style>
  <w:style w:type="paragraph" w:customStyle="1" w:styleId="EndNoteBibliography">
    <w:name w:val="EndNote Bibliography"/>
    <w:basedOn w:val="Normal"/>
    <w:link w:val="EndNoteBibliographyChar"/>
    <w:rsid w:val="004A348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4A348B"/>
    <w:rPr>
      <w:rFonts w:ascii="Calibri" w:hAnsi="Calibri" w:cs="Calibri"/>
      <w:noProof/>
      <w:lang w:val="en-US"/>
    </w:rPr>
  </w:style>
  <w:style w:type="paragraph" w:styleId="Header">
    <w:name w:val="header"/>
    <w:basedOn w:val="Normal"/>
    <w:link w:val="HeaderChar"/>
    <w:unhideWhenUsed/>
    <w:rsid w:val="00654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4B2D"/>
  </w:style>
  <w:style w:type="paragraph" w:styleId="Footer">
    <w:name w:val="footer"/>
    <w:basedOn w:val="Normal"/>
    <w:link w:val="FooterChar"/>
    <w:uiPriority w:val="99"/>
    <w:unhideWhenUsed/>
    <w:rsid w:val="00654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4B2D"/>
  </w:style>
  <w:style w:type="table" w:styleId="TableGrid">
    <w:name w:val="Table Grid"/>
    <w:basedOn w:val="TableNormal"/>
    <w:uiPriority w:val="39"/>
    <w:rsid w:val="00A9108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91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A91087"/>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48458">
      <w:bodyDiv w:val="1"/>
      <w:marLeft w:val="0"/>
      <w:marRight w:val="0"/>
      <w:marTop w:val="0"/>
      <w:marBottom w:val="0"/>
      <w:divBdr>
        <w:top w:val="none" w:sz="0" w:space="0" w:color="auto"/>
        <w:left w:val="none" w:sz="0" w:space="0" w:color="auto"/>
        <w:bottom w:val="none" w:sz="0" w:space="0" w:color="auto"/>
        <w:right w:val="none" w:sz="0" w:space="0" w:color="auto"/>
      </w:divBdr>
    </w:div>
    <w:div w:id="339815382">
      <w:bodyDiv w:val="1"/>
      <w:marLeft w:val="0"/>
      <w:marRight w:val="0"/>
      <w:marTop w:val="0"/>
      <w:marBottom w:val="0"/>
      <w:divBdr>
        <w:top w:val="none" w:sz="0" w:space="0" w:color="auto"/>
        <w:left w:val="none" w:sz="0" w:space="0" w:color="auto"/>
        <w:bottom w:val="none" w:sz="0" w:space="0" w:color="auto"/>
        <w:right w:val="none" w:sz="0" w:space="0" w:color="auto"/>
      </w:divBdr>
    </w:div>
    <w:div w:id="401752464">
      <w:bodyDiv w:val="1"/>
      <w:marLeft w:val="0"/>
      <w:marRight w:val="0"/>
      <w:marTop w:val="0"/>
      <w:marBottom w:val="0"/>
      <w:divBdr>
        <w:top w:val="none" w:sz="0" w:space="0" w:color="auto"/>
        <w:left w:val="none" w:sz="0" w:space="0" w:color="auto"/>
        <w:bottom w:val="none" w:sz="0" w:space="0" w:color="auto"/>
        <w:right w:val="none" w:sz="0" w:space="0" w:color="auto"/>
      </w:divBdr>
      <w:divsChild>
        <w:div w:id="1916741465">
          <w:marLeft w:val="0"/>
          <w:marRight w:val="0"/>
          <w:marTop w:val="48"/>
          <w:marBottom w:val="120"/>
          <w:divBdr>
            <w:top w:val="none" w:sz="0" w:space="0" w:color="auto"/>
            <w:left w:val="none" w:sz="0" w:space="0" w:color="auto"/>
            <w:bottom w:val="none" w:sz="0" w:space="0" w:color="auto"/>
            <w:right w:val="none" w:sz="0" w:space="0" w:color="auto"/>
          </w:divBdr>
          <w:divsChild>
            <w:div w:id="188471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1589">
      <w:bodyDiv w:val="1"/>
      <w:marLeft w:val="0"/>
      <w:marRight w:val="0"/>
      <w:marTop w:val="0"/>
      <w:marBottom w:val="0"/>
      <w:divBdr>
        <w:top w:val="none" w:sz="0" w:space="0" w:color="auto"/>
        <w:left w:val="none" w:sz="0" w:space="0" w:color="auto"/>
        <w:bottom w:val="none" w:sz="0" w:space="0" w:color="auto"/>
        <w:right w:val="none" w:sz="0" w:space="0" w:color="auto"/>
      </w:divBdr>
      <w:divsChild>
        <w:div w:id="711927161">
          <w:marLeft w:val="0"/>
          <w:marRight w:val="0"/>
          <w:marTop w:val="48"/>
          <w:marBottom w:val="120"/>
          <w:divBdr>
            <w:top w:val="none" w:sz="0" w:space="0" w:color="auto"/>
            <w:left w:val="none" w:sz="0" w:space="0" w:color="auto"/>
            <w:bottom w:val="none" w:sz="0" w:space="0" w:color="auto"/>
            <w:right w:val="none" w:sz="0" w:space="0" w:color="auto"/>
          </w:divBdr>
          <w:divsChild>
            <w:div w:id="204852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1523">
      <w:bodyDiv w:val="1"/>
      <w:marLeft w:val="0"/>
      <w:marRight w:val="0"/>
      <w:marTop w:val="0"/>
      <w:marBottom w:val="0"/>
      <w:divBdr>
        <w:top w:val="none" w:sz="0" w:space="0" w:color="auto"/>
        <w:left w:val="none" w:sz="0" w:space="0" w:color="auto"/>
        <w:bottom w:val="none" w:sz="0" w:space="0" w:color="auto"/>
        <w:right w:val="none" w:sz="0" w:space="0" w:color="auto"/>
      </w:divBdr>
      <w:divsChild>
        <w:div w:id="1058014513">
          <w:marLeft w:val="0"/>
          <w:marRight w:val="0"/>
          <w:marTop w:val="0"/>
          <w:marBottom w:val="0"/>
          <w:divBdr>
            <w:top w:val="none" w:sz="0" w:space="0" w:color="auto"/>
            <w:left w:val="none" w:sz="0" w:space="0" w:color="auto"/>
            <w:bottom w:val="none" w:sz="0" w:space="0" w:color="auto"/>
            <w:right w:val="none" w:sz="0" w:space="0" w:color="auto"/>
          </w:divBdr>
          <w:divsChild>
            <w:div w:id="1795246990">
              <w:marLeft w:val="0"/>
              <w:marRight w:val="0"/>
              <w:marTop w:val="0"/>
              <w:marBottom w:val="0"/>
              <w:divBdr>
                <w:top w:val="none" w:sz="0" w:space="0" w:color="auto"/>
                <w:left w:val="none" w:sz="0" w:space="0" w:color="auto"/>
                <w:bottom w:val="none" w:sz="0" w:space="0" w:color="auto"/>
                <w:right w:val="none" w:sz="0" w:space="0" w:color="auto"/>
              </w:divBdr>
            </w:div>
            <w:div w:id="1000351274">
              <w:marLeft w:val="0"/>
              <w:marRight w:val="0"/>
              <w:marTop w:val="0"/>
              <w:marBottom w:val="0"/>
              <w:divBdr>
                <w:top w:val="none" w:sz="0" w:space="0" w:color="auto"/>
                <w:left w:val="none" w:sz="0" w:space="0" w:color="auto"/>
                <w:bottom w:val="none" w:sz="0" w:space="0" w:color="auto"/>
                <w:right w:val="none" w:sz="0" w:space="0" w:color="auto"/>
              </w:divBdr>
              <w:divsChild>
                <w:div w:id="1695422831">
                  <w:marLeft w:val="0"/>
                  <w:marRight w:val="0"/>
                  <w:marTop w:val="0"/>
                  <w:marBottom w:val="0"/>
                  <w:divBdr>
                    <w:top w:val="none" w:sz="0" w:space="0" w:color="auto"/>
                    <w:left w:val="none" w:sz="0" w:space="0" w:color="auto"/>
                    <w:bottom w:val="none" w:sz="0" w:space="0" w:color="auto"/>
                    <w:right w:val="none" w:sz="0" w:space="0" w:color="auto"/>
                  </w:divBdr>
                  <w:divsChild>
                    <w:div w:id="69273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779701">
          <w:marLeft w:val="0"/>
          <w:marRight w:val="0"/>
          <w:marTop w:val="0"/>
          <w:marBottom w:val="0"/>
          <w:divBdr>
            <w:top w:val="none" w:sz="0" w:space="0" w:color="auto"/>
            <w:left w:val="none" w:sz="0" w:space="0" w:color="auto"/>
            <w:bottom w:val="none" w:sz="0" w:space="0" w:color="auto"/>
            <w:right w:val="none" w:sz="0" w:space="0" w:color="auto"/>
          </w:divBdr>
          <w:divsChild>
            <w:div w:id="263923880">
              <w:marLeft w:val="0"/>
              <w:marRight w:val="0"/>
              <w:marTop w:val="0"/>
              <w:marBottom w:val="0"/>
              <w:divBdr>
                <w:top w:val="none" w:sz="0" w:space="0" w:color="auto"/>
                <w:left w:val="none" w:sz="0" w:space="0" w:color="auto"/>
                <w:bottom w:val="none" w:sz="0" w:space="0" w:color="auto"/>
                <w:right w:val="none" w:sz="0" w:space="0" w:color="auto"/>
              </w:divBdr>
              <w:divsChild>
                <w:div w:id="6224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5678">
          <w:marLeft w:val="0"/>
          <w:marRight w:val="0"/>
          <w:marTop w:val="0"/>
          <w:marBottom w:val="0"/>
          <w:divBdr>
            <w:top w:val="none" w:sz="0" w:space="0" w:color="auto"/>
            <w:left w:val="none" w:sz="0" w:space="0" w:color="auto"/>
            <w:bottom w:val="none" w:sz="0" w:space="0" w:color="auto"/>
            <w:right w:val="none" w:sz="0" w:space="0" w:color="auto"/>
          </w:divBdr>
        </w:div>
      </w:divsChild>
    </w:div>
    <w:div w:id="901065259">
      <w:bodyDiv w:val="1"/>
      <w:marLeft w:val="0"/>
      <w:marRight w:val="0"/>
      <w:marTop w:val="0"/>
      <w:marBottom w:val="0"/>
      <w:divBdr>
        <w:top w:val="none" w:sz="0" w:space="0" w:color="auto"/>
        <w:left w:val="none" w:sz="0" w:space="0" w:color="auto"/>
        <w:bottom w:val="none" w:sz="0" w:space="0" w:color="auto"/>
        <w:right w:val="none" w:sz="0" w:space="0" w:color="auto"/>
      </w:divBdr>
      <w:divsChild>
        <w:div w:id="495807680">
          <w:marLeft w:val="0"/>
          <w:marRight w:val="0"/>
          <w:marTop w:val="48"/>
          <w:marBottom w:val="120"/>
          <w:divBdr>
            <w:top w:val="none" w:sz="0" w:space="0" w:color="auto"/>
            <w:left w:val="none" w:sz="0" w:space="0" w:color="auto"/>
            <w:bottom w:val="none" w:sz="0" w:space="0" w:color="auto"/>
            <w:right w:val="none" w:sz="0" w:space="0" w:color="auto"/>
          </w:divBdr>
          <w:divsChild>
            <w:div w:id="844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4015">
      <w:bodyDiv w:val="1"/>
      <w:marLeft w:val="0"/>
      <w:marRight w:val="0"/>
      <w:marTop w:val="0"/>
      <w:marBottom w:val="0"/>
      <w:divBdr>
        <w:top w:val="none" w:sz="0" w:space="0" w:color="auto"/>
        <w:left w:val="none" w:sz="0" w:space="0" w:color="auto"/>
        <w:bottom w:val="none" w:sz="0" w:space="0" w:color="auto"/>
        <w:right w:val="none" w:sz="0" w:space="0" w:color="auto"/>
      </w:divBdr>
      <w:divsChild>
        <w:div w:id="25716831">
          <w:marLeft w:val="0"/>
          <w:marRight w:val="0"/>
          <w:marTop w:val="48"/>
          <w:marBottom w:val="120"/>
          <w:divBdr>
            <w:top w:val="none" w:sz="0" w:space="0" w:color="auto"/>
            <w:left w:val="none" w:sz="0" w:space="0" w:color="auto"/>
            <w:bottom w:val="none" w:sz="0" w:space="0" w:color="auto"/>
            <w:right w:val="none" w:sz="0" w:space="0" w:color="auto"/>
          </w:divBdr>
          <w:divsChild>
            <w:div w:id="1152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754">
      <w:bodyDiv w:val="1"/>
      <w:marLeft w:val="0"/>
      <w:marRight w:val="0"/>
      <w:marTop w:val="0"/>
      <w:marBottom w:val="0"/>
      <w:divBdr>
        <w:top w:val="none" w:sz="0" w:space="0" w:color="auto"/>
        <w:left w:val="none" w:sz="0" w:space="0" w:color="auto"/>
        <w:bottom w:val="none" w:sz="0" w:space="0" w:color="auto"/>
        <w:right w:val="none" w:sz="0" w:space="0" w:color="auto"/>
      </w:divBdr>
      <w:divsChild>
        <w:div w:id="105276868">
          <w:marLeft w:val="0"/>
          <w:marRight w:val="0"/>
          <w:marTop w:val="48"/>
          <w:marBottom w:val="120"/>
          <w:divBdr>
            <w:top w:val="none" w:sz="0" w:space="0" w:color="auto"/>
            <w:left w:val="none" w:sz="0" w:space="0" w:color="auto"/>
            <w:bottom w:val="none" w:sz="0" w:space="0" w:color="auto"/>
            <w:right w:val="none" w:sz="0" w:space="0" w:color="auto"/>
          </w:divBdr>
          <w:divsChild>
            <w:div w:id="124414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4656">
      <w:bodyDiv w:val="1"/>
      <w:marLeft w:val="0"/>
      <w:marRight w:val="0"/>
      <w:marTop w:val="0"/>
      <w:marBottom w:val="0"/>
      <w:divBdr>
        <w:top w:val="none" w:sz="0" w:space="0" w:color="auto"/>
        <w:left w:val="none" w:sz="0" w:space="0" w:color="auto"/>
        <w:bottom w:val="none" w:sz="0" w:space="0" w:color="auto"/>
        <w:right w:val="none" w:sz="0" w:space="0" w:color="auto"/>
      </w:divBdr>
    </w:div>
    <w:div w:id="1685087226">
      <w:bodyDiv w:val="1"/>
      <w:marLeft w:val="0"/>
      <w:marRight w:val="0"/>
      <w:marTop w:val="0"/>
      <w:marBottom w:val="0"/>
      <w:divBdr>
        <w:top w:val="none" w:sz="0" w:space="0" w:color="auto"/>
        <w:left w:val="none" w:sz="0" w:space="0" w:color="auto"/>
        <w:bottom w:val="none" w:sz="0" w:space="0" w:color="auto"/>
        <w:right w:val="none" w:sz="0" w:space="0" w:color="auto"/>
      </w:divBdr>
      <w:divsChild>
        <w:div w:id="514155496">
          <w:marLeft w:val="0"/>
          <w:marRight w:val="0"/>
          <w:marTop w:val="48"/>
          <w:marBottom w:val="120"/>
          <w:divBdr>
            <w:top w:val="none" w:sz="0" w:space="0" w:color="auto"/>
            <w:left w:val="none" w:sz="0" w:space="0" w:color="auto"/>
            <w:bottom w:val="none" w:sz="0" w:space="0" w:color="auto"/>
            <w:right w:val="none" w:sz="0" w:space="0" w:color="auto"/>
          </w:divBdr>
          <w:divsChild>
            <w:div w:id="6407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3424">
      <w:bodyDiv w:val="1"/>
      <w:marLeft w:val="0"/>
      <w:marRight w:val="0"/>
      <w:marTop w:val="0"/>
      <w:marBottom w:val="0"/>
      <w:divBdr>
        <w:top w:val="none" w:sz="0" w:space="0" w:color="auto"/>
        <w:left w:val="none" w:sz="0" w:space="0" w:color="auto"/>
        <w:bottom w:val="none" w:sz="0" w:space="0" w:color="auto"/>
        <w:right w:val="none" w:sz="0" w:space="0" w:color="auto"/>
      </w:divBdr>
      <w:divsChild>
        <w:div w:id="2019767259">
          <w:marLeft w:val="0"/>
          <w:marRight w:val="0"/>
          <w:marTop w:val="48"/>
          <w:marBottom w:val="120"/>
          <w:divBdr>
            <w:top w:val="none" w:sz="0" w:space="0" w:color="auto"/>
            <w:left w:val="none" w:sz="0" w:space="0" w:color="auto"/>
            <w:bottom w:val="none" w:sz="0" w:space="0" w:color="auto"/>
            <w:right w:val="none" w:sz="0" w:space="0" w:color="auto"/>
          </w:divBdr>
          <w:divsChild>
            <w:div w:id="6114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rgonig@mskcc.org" TargetMode="Externa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tiff"/><Relationship Id="rId2" Type="http://schemas.openxmlformats.org/officeDocument/2006/relationships/numbering" Target="numbering.xml"/><Relationship Id="rId16" Type="http://schemas.openxmlformats.org/officeDocument/2006/relationships/image" Target="media/image3.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tiff"/><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C2779-6E84-4729-9A20-5382DB52F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27</Pages>
  <Words>5302</Words>
  <Characters>30225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Belias</dc:creator>
  <cp:keywords/>
  <dc:description/>
  <cp:lastModifiedBy>Michael Belias</cp:lastModifiedBy>
  <cp:revision>410</cp:revision>
  <dcterms:created xsi:type="dcterms:W3CDTF">2021-05-28T09:50:00Z</dcterms:created>
  <dcterms:modified xsi:type="dcterms:W3CDTF">2021-06-06T17:58:00Z</dcterms:modified>
</cp:coreProperties>
</file>